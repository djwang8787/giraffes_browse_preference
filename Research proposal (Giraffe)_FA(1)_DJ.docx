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86466" w14:textId="29BEC6D6" w:rsidR="00313EA1" w:rsidRDefault="00DE1964" w:rsidP="000C57A6">
      <w:pPr>
        <w:pStyle w:val="Title"/>
        <w:jc w:val="both"/>
        <w:rPr>
          <w:rFonts w:ascii="Mandai Value Serif" w:hAnsi="Mandai Value Serif"/>
          <w:b/>
          <w:bCs/>
          <w:sz w:val="28"/>
          <w:szCs w:val="28"/>
        </w:rPr>
      </w:pPr>
      <w:ins w:id="0" w:author="Dajun Wang" w:date="2022-04-20T10:26:00Z">
        <w:r>
          <w:rPr>
            <w:rFonts w:ascii="Mandai Value Serif" w:hAnsi="Mandai Value Serif"/>
            <w:b/>
            <w:bCs/>
            <w:sz w:val="28"/>
            <w:szCs w:val="28"/>
          </w:rPr>
          <w:t>444</w:t>
        </w:r>
      </w:ins>
      <w:r w:rsidR="00313EA1" w:rsidRPr="00995AFD">
        <w:rPr>
          <w:rFonts w:ascii="Mandai Value Serif" w:hAnsi="Mandai Value Serif"/>
          <w:b/>
          <w:bCs/>
          <w:sz w:val="28"/>
          <w:szCs w:val="28"/>
        </w:rPr>
        <w:t xml:space="preserve">Research proposal </w:t>
      </w:r>
      <w:r w:rsidR="00313EA1">
        <w:rPr>
          <w:rFonts w:ascii="Mandai Value Serif" w:hAnsi="Mandai Value Serif"/>
          <w:b/>
          <w:bCs/>
          <w:sz w:val="28"/>
          <w:szCs w:val="28"/>
        </w:rPr>
        <w:t>on browse preference and compatibility</w:t>
      </w:r>
      <w:r w:rsidR="00372983">
        <w:rPr>
          <w:rFonts w:ascii="Mandai Value Serif" w:hAnsi="Mandai Value Serif"/>
          <w:b/>
          <w:bCs/>
          <w:sz w:val="28"/>
          <w:szCs w:val="28"/>
        </w:rPr>
        <w:t xml:space="preserve"> for </w:t>
      </w:r>
      <w:r w:rsidR="00FE715E">
        <w:rPr>
          <w:rFonts w:ascii="Mandai Value Serif" w:hAnsi="Mandai Value Serif"/>
          <w:b/>
          <w:bCs/>
          <w:sz w:val="28"/>
          <w:szCs w:val="28"/>
        </w:rPr>
        <w:t>G</w:t>
      </w:r>
      <w:r w:rsidR="00372983">
        <w:rPr>
          <w:rFonts w:ascii="Mandai Value Serif" w:hAnsi="Mandai Value Serif"/>
          <w:b/>
          <w:bCs/>
          <w:sz w:val="28"/>
          <w:szCs w:val="28"/>
        </w:rPr>
        <w:t>iraffes</w:t>
      </w:r>
      <w:r w:rsidR="00C73DE0">
        <w:rPr>
          <w:rFonts w:ascii="Mandai Value Serif" w:hAnsi="Mandai Value Serif"/>
          <w:b/>
          <w:bCs/>
          <w:sz w:val="28"/>
          <w:szCs w:val="28"/>
        </w:rPr>
        <w:t xml:space="preserve"> in Singapore Zoo</w:t>
      </w:r>
    </w:p>
    <w:p w14:paraId="7D74CE5E" w14:textId="77777777" w:rsidR="000C57A6" w:rsidRPr="000C57A6" w:rsidRDefault="000C57A6" w:rsidP="000C57A6"/>
    <w:p w14:paraId="5F606356" w14:textId="48FB3C54" w:rsidR="00313EA1" w:rsidRDefault="00313EA1" w:rsidP="000C57A6">
      <w:pPr>
        <w:pStyle w:val="Heading1"/>
        <w:jc w:val="both"/>
        <w:rPr>
          <w:rFonts w:ascii="Mandai Value Serif" w:hAnsi="Mandai Value Serif"/>
          <w:b/>
          <w:bCs/>
          <w:color w:val="auto"/>
          <w:sz w:val="24"/>
          <w:szCs w:val="24"/>
        </w:rPr>
      </w:pPr>
      <w:r w:rsidRPr="00085D8C">
        <w:rPr>
          <w:rFonts w:ascii="Mandai Value Serif" w:hAnsi="Mandai Value Serif"/>
          <w:b/>
          <w:bCs/>
          <w:color w:val="auto"/>
          <w:sz w:val="24"/>
          <w:szCs w:val="24"/>
        </w:rPr>
        <w:t>Background</w:t>
      </w:r>
      <w:r w:rsidR="00372983">
        <w:rPr>
          <w:rFonts w:ascii="Mandai Value Serif" w:hAnsi="Mandai Value Serif"/>
          <w:b/>
          <w:bCs/>
          <w:color w:val="auto"/>
          <w:sz w:val="24"/>
          <w:szCs w:val="24"/>
        </w:rPr>
        <w:t xml:space="preserve"> </w:t>
      </w:r>
    </w:p>
    <w:p w14:paraId="78B3D976" w14:textId="3B589E46" w:rsidR="006212A4" w:rsidRDefault="00A51288" w:rsidP="000C57A6">
      <w:pPr>
        <w:jc w:val="both"/>
        <w:rPr>
          <w:rFonts w:ascii="Mandai Value Serif" w:hAnsi="Mandai Value Serif"/>
          <w:sz w:val="24"/>
          <w:szCs w:val="24"/>
        </w:rPr>
      </w:pPr>
      <w:r>
        <w:rPr>
          <w:rFonts w:ascii="Mandai Value Serif" w:hAnsi="Mandai Value Serif"/>
          <w:sz w:val="24"/>
          <w:szCs w:val="24"/>
        </w:rPr>
        <w:t>Giraffes,</w:t>
      </w:r>
      <w:r w:rsidR="00404A3F">
        <w:rPr>
          <w:rFonts w:ascii="Mandai Value Serif" w:hAnsi="Mandai Value Serif"/>
          <w:sz w:val="24"/>
          <w:szCs w:val="24"/>
        </w:rPr>
        <w:t xml:space="preserve"> especially the ones found in </w:t>
      </w:r>
      <w:r w:rsidR="00404A3F" w:rsidRPr="00404A3F">
        <w:rPr>
          <w:rFonts w:ascii="Mandai Value Serif" w:hAnsi="Mandai Value Serif"/>
          <w:sz w:val="24"/>
          <w:szCs w:val="24"/>
        </w:rPr>
        <w:t>Kalahari region of South Africa</w:t>
      </w:r>
      <w:r w:rsidR="00404A3F">
        <w:rPr>
          <w:rFonts w:ascii="Mandai Value Serif" w:hAnsi="Mandai Value Serif"/>
          <w:sz w:val="24"/>
          <w:szCs w:val="24"/>
        </w:rPr>
        <w:t xml:space="preserve"> preferred to feed on</w:t>
      </w:r>
      <w:r w:rsidR="00FD1CBD">
        <w:rPr>
          <w:rFonts w:ascii="Mandai Value Serif" w:hAnsi="Mandai Value Serif"/>
          <w:sz w:val="24"/>
          <w:szCs w:val="24"/>
        </w:rPr>
        <w:t xml:space="preserve"> </w:t>
      </w:r>
      <w:r w:rsidR="005B6808" w:rsidRPr="005B6808">
        <w:rPr>
          <w:rFonts w:ascii="Mandai Value Serif" w:hAnsi="Mandai Value Serif"/>
          <w:i/>
          <w:iCs/>
          <w:sz w:val="24"/>
          <w:szCs w:val="24"/>
        </w:rPr>
        <w:t>Acacia erioloba</w:t>
      </w:r>
      <w:r w:rsidR="006B1A57">
        <w:rPr>
          <w:rFonts w:ascii="Mandai Value Serif" w:hAnsi="Mandai Value Serif"/>
          <w:i/>
          <w:iCs/>
          <w:sz w:val="24"/>
          <w:szCs w:val="24"/>
        </w:rPr>
        <w:t xml:space="preserve"> </w:t>
      </w:r>
      <w:r w:rsidR="006B1A57">
        <w:rPr>
          <w:rFonts w:ascii="Mandai Value Serif" w:hAnsi="Mandai Value Serif"/>
          <w:sz w:val="24"/>
          <w:szCs w:val="24"/>
        </w:rPr>
        <w:t>(camel thorn)</w:t>
      </w:r>
      <w:r w:rsidR="005B6808" w:rsidRPr="005B6808">
        <w:rPr>
          <w:rFonts w:ascii="Mandai Value Serif" w:hAnsi="Mandai Value Serif"/>
          <w:sz w:val="24"/>
          <w:szCs w:val="24"/>
        </w:rPr>
        <w:t xml:space="preserve">, </w:t>
      </w:r>
      <w:r w:rsidR="005B6808" w:rsidRPr="005B6808">
        <w:rPr>
          <w:rFonts w:ascii="Mandai Value Serif" w:hAnsi="Mandai Value Serif"/>
          <w:i/>
          <w:iCs/>
          <w:sz w:val="24"/>
          <w:szCs w:val="24"/>
        </w:rPr>
        <w:t>Ziziphus mucronata</w:t>
      </w:r>
      <w:r w:rsidR="006B1A57">
        <w:rPr>
          <w:rFonts w:ascii="Mandai Value Serif" w:hAnsi="Mandai Value Serif"/>
          <w:i/>
          <w:iCs/>
          <w:sz w:val="24"/>
          <w:szCs w:val="24"/>
        </w:rPr>
        <w:t xml:space="preserve"> </w:t>
      </w:r>
      <w:r w:rsidR="006B1A57">
        <w:rPr>
          <w:rFonts w:ascii="Mandai Value Serif" w:hAnsi="Mandai Value Serif"/>
          <w:sz w:val="24"/>
          <w:szCs w:val="24"/>
        </w:rPr>
        <w:t>(buffalo thorn)</w:t>
      </w:r>
      <w:r w:rsidR="005B6808" w:rsidRPr="005B6808">
        <w:rPr>
          <w:rFonts w:ascii="Mandai Value Serif" w:hAnsi="Mandai Value Serif"/>
          <w:sz w:val="24"/>
          <w:szCs w:val="24"/>
        </w:rPr>
        <w:t xml:space="preserve">, </w:t>
      </w:r>
      <w:r w:rsidR="005B6808" w:rsidRPr="005B6808">
        <w:rPr>
          <w:rFonts w:ascii="Mandai Value Serif" w:hAnsi="Mandai Value Serif"/>
          <w:i/>
          <w:iCs/>
          <w:sz w:val="24"/>
          <w:szCs w:val="24"/>
        </w:rPr>
        <w:t>Boscia albitrunca</w:t>
      </w:r>
      <w:r w:rsidR="005B6808" w:rsidRPr="005B6808">
        <w:rPr>
          <w:rFonts w:ascii="Mandai Value Serif" w:hAnsi="Mandai Value Serif"/>
          <w:sz w:val="24"/>
          <w:szCs w:val="24"/>
        </w:rPr>
        <w:t xml:space="preserve"> </w:t>
      </w:r>
      <w:r w:rsidR="006B1A57">
        <w:rPr>
          <w:rFonts w:ascii="Mandai Value Serif" w:hAnsi="Mandai Value Serif"/>
          <w:sz w:val="24"/>
          <w:szCs w:val="24"/>
        </w:rPr>
        <w:t xml:space="preserve">(shepherds tree) </w:t>
      </w:r>
      <w:r w:rsidR="005B6808" w:rsidRPr="005B6808">
        <w:rPr>
          <w:rFonts w:ascii="Mandai Value Serif" w:hAnsi="Mandai Value Serif"/>
          <w:sz w:val="24"/>
          <w:szCs w:val="24"/>
        </w:rPr>
        <w:t xml:space="preserve">and </w:t>
      </w:r>
      <w:r w:rsidR="005B6808" w:rsidRPr="005B6808">
        <w:rPr>
          <w:rFonts w:ascii="Mandai Value Serif" w:hAnsi="Mandai Value Serif"/>
          <w:i/>
          <w:iCs/>
          <w:sz w:val="24"/>
          <w:szCs w:val="24"/>
        </w:rPr>
        <w:t>A</w:t>
      </w:r>
      <w:r w:rsidR="00404A3F">
        <w:rPr>
          <w:rFonts w:ascii="Mandai Value Serif" w:hAnsi="Mandai Value Serif"/>
          <w:i/>
          <w:iCs/>
          <w:sz w:val="24"/>
          <w:szCs w:val="24"/>
        </w:rPr>
        <w:t>cacia</w:t>
      </w:r>
      <w:r w:rsidR="005B6808" w:rsidRPr="005B6808">
        <w:rPr>
          <w:rFonts w:ascii="Mandai Value Serif" w:hAnsi="Mandai Value Serif"/>
          <w:i/>
          <w:iCs/>
          <w:sz w:val="24"/>
          <w:szCs w:val="24"/>
        </w:rPr>
        <w:t xml:space="preserve"> mellifer</w:t>
      </w:r>
      <w:r w:rsidR="00404A3F">
        <w:rPr>
          <w:rFonts w:ascii="Mandai Value Serif" w:hAnsi="Mandai Value Serif"/>
          <w:i/>
          <w:iCs/>
          <w:sz w:val="24"/>
          <w:szCs w:val="24"/>
        </w:rPr>
        <w:t>a</w:t>
      </w:r>
      <w:r w:rsidR="006B1A57">
        <w:rPr>
          <w:rFonts w:ascii="Mandai Value Serif" w:hAnsi="Mandai Value Serif"/>
          <w:i/>
          <w:iCs/>
          <w:sz w:val="24"/>
          <w:szCs w:val="24"/>
        </w:rPr>
        <w:t xml:space="preserve"> </w:t>
      </w:r>
      <w:r w:rsidR="006B1A57">
        <w:rPr>
          <w:rFonts w:ascii="Mandai Value Serif" w:hAnsi="Mandai Value Serif"/>
          <w:sz w:val="24"/>
          <w:szCs w:val="24"/>
        </w:rPr>
        <w:t>(thorn tree)</w:t>
      </w:r>
      <w:r w:rsidR="00404A3F">
        <w:rPr>
          <w:rFonts w:ascii="Mandai Value Serif" w:hAnsi="Mandai Value Serif"/>
          <w:i/>
          <w:iCs/>
          <w:sz w:val="24"/>
          <w:szCs w:val="24"/>
        </w:rPr>
        <w:t xml:space="preserve"> </w:t>
      </w:r>
      <w:r w:rsidR="00404A3F">
        <w:rPr>
          <w:rFonts w:ascii="Mandai Value Serif" w:hAnsi="Mandai Value Serif"/>
          <w:sz w:val="24"/>
          <w:szCs w:val="24"/>
        </w:rPr>
        <w:t xml:space="preserve">(Deacon, ,2015). The preference was influence by the seasonal cycle of tree phenology.  The giraffes also favour plants with high shoot where more than 2.0mm in diameter. </w:t>
      </w:r>
    </w:p>
    <w:p w14:paraId="30FF7A22" w14:textId="41FEA853" w:rsidR="00372983" w:rsidRDefault="006212A4" w:rsidP="000C57A6">
      <w:pPr>
        <w:jc w:val="both"/>
        <w:rPr>
          <w:rFonts w:ascii="Mandai Value Serif" w:hAnsi="Mandai Value Serif"/>
          <w:sz w:val="24"/>
          <w:szCs w:val="24"/>
        </w:rPr>
      </w:pPr>
      <w:r>
        <w:rPr>
          <w:rFonts w:ascii="Mandai Value Serif" w:hAnsi="Mandai Value Serif"/>
          <w:sz w:val="24"/>
          <w:szCs w:val="24"/>
        </w:rPr>
        <w:t xml:space="preserve">In Singapore </w:t>
      </w:r>
      <w:r w:rsidR="008B521E">
        <w:rPr>
          <w:rFonts w:ascii="Mandai Value Serif" w:hAnsi="Mandai Value Serif"/>
          <w:sz w:val="24"/>
          <w:szCs w:val="24"/>
        </w:rPr>
        <w:t>Z</w:t>
      </w:r>
      <w:r>
        <w:rPr>
          <w:rFonts w:ascii="Mandai Value Serif" w:hAnsi="Mandai Value Serif"/>
          <w:sz w:val="24"/>
          <w:szCs w:val="24"/>
        </w:rPr>
        <w:t xml:space="preserve">oo there are a collection of four giraffes, </w:t>
      </w:r>
      <w:r w:rsidR="0075120B">
        <w:rPr>
          <w:rFonts w:ascii="Mandai Value Serif" w:hAnsi="Mandai Value Serif"/>
          <w:sz w:val="24"/>
          <w:szCs w:val="24"/>
        </w:rPr>
        <w:t xml:space="preserve">where three are </w:t>
      </w:r>
      <w:r w:rsidR="001049D7">
        <w:rPr>
          <w:rFonts w:ascii="Mandai Value Serif" w:hAnsi="Mandai Value Serif"/>
          <w:sz w:val="24"/>
          <w:szCs w:val="24"/>
        </w:rPr>
        <w:t xml:space="preserve">Rothschild’s giraffe, the subspecies of northern giraffe and another which is a hybrid of Rothschild and </w:t>
      </w:r>
      <w:r w:rsidR="005522CA">
        <w:rPr>
          <w:rFonts w:ascii="Mandai Value Serif" w:hAnsi="Mandai Value Serif"/>
          <w:sz w:val="24"/>
          <w:szCs w:val="24"/>
        </w:rPr>
        <w:t>South African giraffe.</w:t>
      </w:r>
      <w:r w:rsidR="00527833">
        <w:rPr>
          <w:rFonts w:ascii="Mandai Value Serif" w:hAnsi="Mandai Value Serif"/>
          <w:sz w:val="24"/>
          <w:szCs w:val="24"/>
        </w:rPr>
        <w:t xml:space="preserve"> </w:t>
      </w:r>
    </w:p>
    <w:p w14:paraId="76D45A31" w14:textId="4FCE0C20" w:rsidR="00D74CF4" w:rsidRDefault="00D74CF4" w:rsidP="000C57A6">
      <w:pPr>
        <w:jc w:val="both"/>
        <w:rPr>
          <w:rFonts w:ascii="Mandai Value Serif" w:hAnsi="Mandai Value Serif"/>
          <w:sz w:val="24"/>
          <w:szCs w:val="24"/>
        </w:rPr>
      </w:pPr>
      <w:r>
        <w:rPr>
          <w:rFonts w:ascii="Mandai Value Serif" w:hAnsi="Mandai Value Serif"/>
          <w:sz w:val="24"/>
          <w:szCs w:val="24"/>
        </w:rPr>
        <w:t xml:space="preserve">Based on the </w:t>
      </w:r>
      <w:r w:rsidR="006B1A57">
        <w:rPr>
          <w:rFonts w:ascii="Mandai Value Serif" w:hAnsi="Mandai Value Serif"/>
          <w:sz w:val="24"/>
          <w:szCs w:val="24"/>
        </w:rPr>
        <w:t>current</w:t>
      </w:r>
      <w:r w:rsidR="00C67E9C">
        <w:rPr>
          <w:rFonts w:ascii="Mandai Value Serif" w:hAnsi="Mandai Value Serif"/>
          <w:sz w:val="24"/>
          <w:szCs w:val="24"/>
        </w:rPr>
        <w:t xml:space="preserve"> browse preference</w:t>
      </w:r>
      <w:r w:rsidR="006B1A57">
        <w:rPr>
          <w:rFonts w:ascii="Mandai Value Serif" w:hAnsi="Mandai Value Serif"/>
          <w:sz w:val="24"/>
          <w:szCs w:val="24"/>
        </w:rPr>
        <w:t xml:space="preserve"> record of the</w:t>
      </w:r>
      <w:r w:rsidR="00C67E9C">
        <w:rPr>
          <w:rFonts w:ascii="Mandai Value Serif" w:hAnsi="Mandai Value Serif"/>
          <w:sz w:val="24"/>
          <w:szCs w:val="24"/>
        </w:rPr>
        <w:t xml:space="preserve"> two young</w:t>
      </w:r>
      <w:r w:rsidR="006B1A57">
        <w:rPr>
          <w:rFonts w:ascii="Mandai Value Serif" w:hAnsi="Mandai Value Serif"/>
          <w:sz w:val="24"/>
          <w:szCs w:val="24"/>
        </w:rPr>
        <w:t xml:space="preserve"> Rothschild’s giraffe</w:t>
      </w:r>
      <w:r w:rsidR="00C67E9C">
        <w:rPr>
          <w:rFonts w:ascii="Mandai Value Serif" w:hAnsi="Mandai Value Serif"/>
          <w:sz w:val="24"/>
          <w:szCs w:val="24"/>
        </w:rPr>
        <w:t>, miracle (0-10%), ficus (0-20%)</w:t>
      </w:r>
      <w:r w:rsidR="00AE3E11">
        <w:rPr>
          <w:rFonts w:ascii="Mandai Value Serif" w:hAnsi="Mandai Value Serif"/>
          <w:sz w:val="24"/>
          <w:szCs w:val="24"/>
        </w:rPr>
        <w:t>, acacia (10-30%)</w:t>
      </w:r>
      <w:r w:rsidR="00C67E9C">
        <w:rPr>
          <w:rFonts w:ascii="Mandai Value Serif" w:hAnsi="Mandai Value Serif"/>
          <w:sz w:val="24"/>
          <w:szCs w:val="24"/>
        </w:rPr>
        <w:t xml:space="preserve"> and nangka (10-20%)</w:t>
      </w:r>
      <w:r w:rsidR="00C80A61">
        <w:rPr>
          <w:rFonts w:ascii="Mandai Value Serif" w:hAnsi="Mandai Value Serif"/>
          <w:sz w:val="24"/>
          <w:szCs w:val="24"/>
        </w:rPr>
        <w:t xml:space="preserve"> were preferred compared to the others assorted browse given</w:t>
      </w:r>
      <w:r w:rsidR="00C67E9C">
        <w:rPr>
          <w:rFonts w:ascii="Mandai Value Serif" w:hAnsi="Mandai Value Serif"/>
          <w:sz w:val="24"/>
          <w:szCs w:val="24"/>
        </w:rPr>
        <w:t xml:space="preserve">. </w:t>
      </w:r>
      <w:r w:rsidR="00C80A61">
        <w:rPr>
          <w:rFonts w:ascii="Mandai Value Serif" w:hAnsi="Mandai Value Serif"/>
          <w:sz w:val="24"/>
          <w:szCs w:val="24"/>
        </w:rPr>
        <w:t xml:space="preserve">The data of browse preference was taken from the average balance of the browse left after feeding the giraffe.  </w:t>
      </w:r>
    </w:p>
    <w:p w14:paraId="0A65D7D0" w14:textId="07924042" w:rsidR="00D74CF4" w:rsidRPr="00372983" w:rsidRDefault="00E75277" w:rsidP="000C57A6">
      <w:pPr>
        <w:jc w:val="both"/>
        <w:rPr>
          <w:rFonts w:ascii="Mandai Value Serif" w:hAnsi="Mandai Value Serif"/>
          <w:sz w:val="24"/>
          <w:szCs w:val="24"/>
        </w:rPr>
      </w:pPr>
      <w:r>
        <w:rPr>
          <w:rFonts w:ascii="Mandai Value Serif" w:hAnsi="Mandai Value Serif"/>
          <w:sz w:val="24"/>
          <w:szCs w:val="24"/>
        </w:rPr>
        <w:t>G</w:t>
      </w:r>
      <w:r w:rsidR="00B31824">
        <w:rPr>
          <w:rFonts w:ascii="Mandai Value Serif" w:hAnsi="Mandai Value Serif"/>
          <w:sz w:val="24"/>
          <w:szCs w:val="24"/>
        </w:rPr>
        <w:t>iraffes were affected by different</w:t>
      </w:r>
      <w:r w:rsidR="006668BC">
        <w:rPr>
          <w:rFonts w:ascii="Mandai Value Serif" w:hAnsi="Mandai Value Serif"/>
          <w:sz w:val="24"/>
          <w:szCs w:val="24"/>
        </w:rPr>
        <w:t xml:space="preserve"> factors which stimulates the contrafreeloading but it was all based on their individual preference </w:t>
      </w:r>
      <w:r>
        <w:rPr>
          <w:rFonts w:ascii="Mandai Value Serif" w:hAnsi="Mandai Value Serif"/>
          <w:sz w:val="24"/>
          <w:szCs w:val="24"/>
        </w:rPr>
        <w:t xml:space="preserve">in Bronx </w:t>
      </w:r>
      <w:r w:rsidR="00FE715E">
        <w:rPr>
          <w:rFonts w:ascii="Mandai Value Serif" w:hAnsi="Mandai Value Serif"/>
          <w:sz w:val="24"/>
          <w:szCs w:val="24"/>
        </w:rPr>
        <w:t>Z</w:t>
      </w:r>
      <w:r>
        <w:rPr>
          <w:rFonts w:ascii="Mandai Value Serif" w:hAnsi="Mandai Value Serif"/>
          <w:sz w:val="24"/>
          <w:szCs w:val="24"/>
        </w:rPr>
        <w:t xml:space="preserve">oo </w:t>
      </w:r>
      <w:r w:rsidR="006668BC">
        <w:rPr>
          <w:rFonts w:ascii="Mandai Value Serif" w:hAnsi="Mandai Value Serif"/>
          <w:sz w:val="24"/>
          <w:szCs w:val="24"/>
        </w:rPr>
        <w:t>(</w:t>
      </w:r>
      <w:r w:rsidRPr="00A369AF">
        <w:rPr>
          <w:rFonts w:ascii="Mandai Value Serif" w:hAnsi="Mandai Value Serif"/>
          <w:sz w:val="24"/>
          <w:szCs w:val="24"/>
        </w:rPr>
        <w:t>S</w:t>
      </w:r>
      <w:r w:rsidRPr="00A369AF">
        <w:rPr>
          <w:rFonts w:ascii="Mandai Value Serif" w:hAnsi="Mandai Value Serif" w:hint="eastAsia"/>
          <w:sz w:val="24"/>
          <w:szCs w:val="24"/>
        </w:rPr>
        <w:t>asson</w:t>
      </w:r>
      <w:r w:rsidRPr="00A369AF">
        <w:rPr>
          <w:rFonts w:ascii="Mandai Value Serif" w:hAnsi="Mandai Value Serif" w:hint="eastAsia"/>
          <w:sz w:val="24"/>
          <w:szCs w:val="24"/>
        </w:rPr>
        <w:t>‐</w:t>
      </w:r>
      <w:r w:rsidRPr="00A369AF">
        <w:rPr>
          <w:rFonts w:ascii="Mandai Value Serif" w:hAnsi="Mandai Value Serif" w:hint="eastAsia"/>
          <w:sz w:val="24"/>
          <w:szCs w:val="24"/>
        </w:rPr>
        <w:t>Yenor, &amp; Powell, 2019</w:t>
      </w:r>
      <w:r w:rsidR="006668BC">
        <w:rPr>
          <w:rFonts w:ascii="Mandai Value Serif" w:hAnsi="Mandai Value Serif"/>
          <w:sz w:val="24"/>
          <w:szCs w:val="24"/>
        </w:rPr>
        <w:t>).</w:t>
      </w:r>
      <w:r>
        <w:rPr>
          <w:rFonts w:ascii="Mandai Value Serif" w:hAnsi="Mandai Value Serif"/>
          <w:sz w:val="24"/>
          <w:szCs w:val="24"/>
        </w:rPr>
        <w:t xml:space="preserve"> In the study by Deacon (2015), </w:t>
      </w:r>
      <w:r w:rsidR="005B6808">
        <w:rPr>
          <w:rFonts w:ascii="Mandai Value Serif" w:hAnsi="Mandai Value Serif"/>
          <w:sz w:val="24"/>
          <w:szCs w:val="24"/>
        </w:rPr>
        <w:t>the activity budgets shows that 39% of the time the giraffes were spending their time related to non-feeding activities.</w:t>
      </w:r>
      <w:r w:rsidR="00DC4752">
        <w:rPr>
          <w:rFonts w:ascii="Mandai Value Serif" w:hAnsi="Mandai Value Serif"/>
          <w:sz w:val="24"/>
          <w:szCs w:val="24"/>
        </w:rPr>
        <w:t xml:space="preserve"> Giraffe behaviour might also be influenced by the habitat and surrounding disturbance. One major finding was individual social preferences was exhibited during foraging (</w:t>
      </w:r>
      <w:r w:rsidR="0007378E">
        <w:rPr>
          <w:rFonts w:ascii="Mandai Value Serif" w:hAnsi="Mandai Value Serif"/>
          <w:sz w:val="24"/>
          <w:szCs w:val="24"/>
        </w:rPr>
        <w:t>Muller et al., 2018</w:t>
      </w:r>
      <w:r w:rsidR="00DC4752">
        <w:rPr>
          <w:rFonts w:ascii="Mandai Value Serif" w:hAnsi="Mandai Value Serif"/>
          <w:sz w:val="24"/>
          <w:szCs w:val="24"/>
        </w:rPr>
        <w:t>).</w:t>
      </w:r>
    </w:p>
    <w:p w14:paraId="38AC1B65" w14:textId="77777777" w:rsidR="00372983" w:rsidRDefault="00372983" w:rsidP="000C57A6">
      <w:pPr>
        <w:jc w:val="both"/>
      </w:pPr>
    </w:p>
    <w:p w14:paraId="432CCBFF" w14:textId="289AD9F8" w:rsidR="00372983" w:rsidRPr="00372983" w:rsidRDefault="00372983" w:rsidP="000C57A6">
      <w:pPr>
        <w:pStyle w:val="Heading1"/>
        <w:jc w:val="both"/>
        <w:rPr>
          <w:rFonts w:ascii="Mandai Value Serif" w:hAnsi="Mandai Value Serif"/>
          <w:b/>
          <w:bCs/>
          <w:color w:val="auto"/>
          <w:sz w:val="24"/>
          <w:szCs w:val="24"/>
        </w:rPr>
      </w:pPr>
      <w:r w:rsidRPr="00085D8C">
        <w:rPr>
          <w:rFonts w:ascii="Mandai Value Serif" w:hAnsi="Mandai Value Serif"/>
          <w:b/>
          <w:bCs/>
          <w:color w:val="auto"/>
          <w:sz w:val="24"/>
          <w:szCs w:val="24"/>
        </w:rPr>
        <w:t>Objective</w:t>
      </w:r>
    </w:p>
    <w:p w14:paraId="41F316F4" w14:textId="15DBA60E" w:rsidR="00372983" w:rsidRPr="00527833" w:rsidRDefault="00372983" w:rsidP="000C57A6">
      <w:pPr>
        <w:jc w:val="both"/>
        <w:rPr>
          <w:rFonts w:ascii="Mandai Value Serif" w:hAnsi="Mandai Value Serif"/>
          <w:sz w:val="24"/>
          <w:szCs w:val="24"/>
        </w:rPr>
      </w:pPr>
      <w:r w:rsidRPr="00527833">
        <w:rPr>
          <w:rFonts w:ascii="Mandai Value Serif" w:hAnsi="Mandai Value Serif"/>
          <w:sz w:val="24"/>
          <w:szCs w:val="24"/>
        </w:rPr>
        <w:t>The research project emphasises on the nutritional content of the browse fed to the giraffes and their preferences. The other objective is to find out if the type of browse affects the activity budget of the giraffes where any co</w:t>
      </w:r>
      <w:ins w:id="1" w:author="Dajun Wang" w:date="2022-04-20T08:44:00Z">
        <w:r w:rsidR="006A3680">
          <w:rPr>
            <w:rFonts w:ascii="Mandai Value Serif" w:hAnsi="Mandai Value Serif"/>
            <w:sz w:val="24"/>
            <w:szCs w:val="24"/>
          </w:rPr>
          <w:t>r</w:t>
        </w:r>
      </w:ins>
      <w:r w:rsidRPr="00527833">
        <w:rPr>
          <w:rFonts w:ascii="Mandai Value Serif" w:hAnsi="Mandai Value Serif"/>
          <w:sz w:val="24"/>
          <w:szCs w:val="24"/>
        </w:rPr>
        <w:t xml:space="preserve">relation is observed between the preference of browse and the activity of the giraffes. The spatial space used by the giraffes during the feeding and how they behave are also taken into account for this study. </w:t>
      </w:r>
    </w:p>
    <w:p w14:paraId="25C46CE7" w14:textId="2FAEEDFA" w:rsidR="00372983" w:rsidRDefault="00372983" w:rsidP="000C57A6">
      <w:pPr>
        <w:jc w:val="both"/>
        <w:rPr>
          <w:rFonts w:ascii="Mandai Value Serif" w:hAnsi="Mandai Value Serif"/>
        </w:rPr>
      </w:pPr>
    </w:p>
    <w:p w14:paraId="64EC4970" w14:textId="77777777" w:rsidR="000C57A6" w:rsidRDefault="000C57A6" w:rsidP="000C57A6">
      <w:pPr>
        <w:jc w:val="both"/>
        <w:rPr>
          <w:rFonts w:ascii="Mandai Value Serif" w:hAnsi="Mandai Value Serif"/>
        </w:rPr>
      </w:pPr>
    </w:p>
    <w:p w14:paraId="67C4AD3B" w14:textId="7F36A192" w:rsidR="000C57A6" w:rsidRDefault="000C57A6" w:rsidP="000C57A6">
      <w:pPr>
        <w:jc w:val="both"/>
        <w:rPr>
          <w:rFonts w:ascii="Mandai Value Serif" w:hAnsi="Mandai Value Serif"/>
        </w:rPr>
      </w:pPr>
    </w:p>
    <w:p w14:paraId="6DE168E1" w14:textId="77777777" w:rsidR="000C57A6" w:rsidRDefault="000C57A6" w:rsidP="000C57A6">
      <w:pPr>
        <w:jc w:val="both"/>
        <w:rPr>
          <w:rFonts w:ascii="Mandai Value Serif" w:hAnsi="Mandai Value Serif"/>
        </w:rPr>
      </w:pPr>
    </w:p>
    <w:p w14:paraId="6E4FE63F" w14:textId="77777777" w:rsidR="00372983" w:rsidRPr="00085D8C" w:rsidRDefault="00372983" w:rsidP="000C57A6">
      <w:pPr>
        <w:pStyle w:val="Heading1"/>
        <w:jc w:val="both"/>
        <w:rPr>
          <w:rFonts w:ascii="Mandai Value Serif" w:hAnsi="Mandai Value Serif"/>
          <w:b/>
          <w:bCs/>
          <w:color w:val="auto"/>
          <w:sz w:val="24"/>
          <w:szCs w:val="24"/>
        </w:rPr>
      </w:pPr>
      <w:r w:rsidRPr="00085D8C">
        <w:rPr>
          <w:rFonts w:ascii="Mandai Value Serif" w:hAnsi="Mandai Value Serif"/>
          <w:b/>
          <w:bCs/>
          <w:color w:val="auto"/>
          <w:sz w:val="24"/>
          <w:szCs w:val="24"/>
        </w:rPr>
        <w:t xml:space="preserve">Methodology </w:t>
      </w:r>
    </w:p>
    <w:p w14:paraId="710C8331" w14:textId="3266BD28" w:rsidR="00D74CF4" w:rsidRDefault="00141239" w:rsidP="000C57A6">
      <w:pPr>
        <w:jc w:val="both"/>
        <w:rPr>
          <w:rFonts w:ascii="Mandai Value Serif" w:hAnsi="Mandai Value Serif"/>
          <w:sz w:val="24"/>
          <w:szCs w:val="24"/>
        </w:rPr>
      </w:pPr>
      <w:r w:rsidRPr="000C57A6">
        <w:rPr>
          <w:rFonts w:ascii="Mandai Value Serif" w:hAnsi="Mandai Value Serif"/>
          <w:sz w:val="24"/>
          <w:szCs w:val="24"/>
        </w:rPr>
        <w:t>Nine different species of browse</w:t>
      </w:r>
      <w:del w:id="2" w:author="Dajun Wang" w:date="2022-04-20T08:44:00Z">
        <w:r w:rsidRPr="000C57A6" w:rsidDel="00B96183">
          <w:rPr>
            <w:rFonts w:ascii="Mandai Value Serif" w:hAnsi="Mandai Value Serif"/>
            <w:sz w:val="24"/>
            <w:szCs w:val="24"/>
          </w:rPr>
          <w:delText>, one being the constant,</w:delText>
        </w:r>
      </w:del>
      <w:ins w:id="3" w:author="Dajun Wang" w:date="2022-04-20T08:44:00Z">
        <w:r w:rsidR="00B96183">
          <w:rPr>
            <w:rFonts w:ascii="Mandai Value Serif" w:hAnsi="Mandai Value Serif"/>
            <w:sz w:val="24"/>
            <w:szCs w:val="24"/>
          </w:rPr>
          <w:t xml:space="preserve"> </w:t>
        </w:r>
      </w:ins>
      <w:r w:rsidRPr="000C57A6">
        <w:rPr>
          <w:rFonts w:ascii="Mandai Value Serif" w:hAnsi="Mandai Value Serif"/>
          <w:sz w:val="24"/>
          <w:szCs w:val="24"/>
        </w:rPr>
        <w:t xml:space="preserve"> will be </w:t>
      </w:r>
      <w:del w:id="4" w:author="Dajun Wang" w:date="2022-04-20T08:44:00Z">
        <w:r w:rsidRPr="000C57A6" w:rsidDel="00B96183">
          <w:rPr>
            <w:rFonts w:ascii="Mandai Value Serif" w:hAnsi="Mandai Value Serif"/>
            <w:sz w:val="24"/>
            <w:szCs w:val="24"/>
          </w:rPr>
          <w:delText xml:space="preserve">used </w:delText>
        </w:r>
      </w:del>
      <w:ins w:id="5" w:author="Dajun Wang" w:date="2022-04-20T08:44:00Z">
        <w:r w:rsidR="00B96183">
          <w:rPr>
            <w:rFonts w:ascii="Mandai Value Serif" w:hAnsi="Mandai Value Serif"/>
            <w:sz w:val="24"/>
            <w:szCs w:val="24"/>
          </w:rPr>
          <w:t>examined</w:t>
        </w:r>
        <w:r w:rsidR="00B96183" w:rsidRPr="000C57A6">
          <w:rPr>
            <w:rFonts w:ascii="Mandai Value Serif" w:hAnsi="Mandai Value Serif"/>
            <w:sz w:val="24"/>
            <w:szCs w:val="24"/>
          </w:rPr>
          <w:t xml:space="preserve"> </w:t>
        </w:r>
      </w:ins>
      <w:del w:id="6" w:author="Dajun Wang" w:date="2022-04-20T08:44:00Z">
        <w:r w:rsidRPr="000C57A6" w:rsidDel="00B96183">
          <w:rPr>
            <w:rFonts w:ascii="Mandai Value Serif" w:hAnsi="Mandai Value Serif"/>
            <w:sz w:val="24"/>
            <w:szCs w:val="24"/>
          </w:rPr>
          <w:delText xml:space="preserve">for </w:delText>
        </w:r>
      </w:del>
      <w:ins w:id="7" w:author="Dajun Wang" w:date="2022-04-20T08:44:00Z">
        <w:r w:rsidR="00B96183">
          <w:rPr>
            <w:rFonts w:ascii="Mandai Value Serif" w:hAnsi="Mandai Value Serif"/>
            <w:sz w:val="24"/>
            <w:szCs w:val="24"/>
          </w:rPr>
          <w:t>in</w:t>
        </w:r>
        <w:r w:rsidR="00B96183" w:rsidRPr="000C57A6">
          <w:rPr>
            <w:rFonts w:ascii="Mandai Value Serif" w:hAnsi="Mandai Value Serif"/>
            <w:sz w:val="24"/>
            <w:szCs w:val="24"/>
          </w:rPr>
          <w:t xml:space="preserve"> </w:t>
        </w:r>
      </w:ins>
      <w:r w:rsidRPr="000C57A6">
        <w:rPr>
          <w:rFonts w:ascii="Mandai Value Serif" w:hAnsi="Mandai Value Serif"/>
          <w:sz w:val="24"/>
          <w:szCs w:val="24"/>
        </w:rPr>
        <w:t xml:space="preserve">this study. </w:t>
      </w:r>
      <w:r w:rsidR="00025547" w:rsidRPr="000C57A6">
        <w:rPr>
          <w:rFonts w:ascii="Mandai Value Serif" w:hAnsi="Mandai Value Serif"/>
          <w:sz w:val="24"/>
          <w:szCs w:val="24"/>
        </w:rPr>
        <w:t>The</w:t>
      </w:r>
      <w:r w:rsidRPr="000C57A6">
        <w:rPr>
          <w:rFonts w:ascii="Mandai Value Serif" w:hAnsi="Mandai Value Serif"/>
          <w:sz w:val="24"/>
          <w:szCs w:val="24"/>
        </w:rPr>
        <w:t xml:space="preserve"> browse</w:t>
      </w:r>
      <w:ins w:id="8" w:author="Dajun Wang" w:date="2022-04-20T08:44:00Z">
        <w:r w:rsidR="00B96183">
          <w:rPr>
            <w:rFonts w:ascii="Mandai Value Serif" w:hAnsi="Mandai Value Serif"/>
            <w:sz w:val="24"/>
            <w:szCs w:val="24"/>
          </w:rPr>
          <w:t>s</w:t>
        </w:r>
      </w:ins>
      <w:r w:rsidRPr="000C57A6">
        <w:rPr>
          <w:rFonts w:ascii="Mandai Value Serif" w:hAnsi="Mandai Value Serif"/>
          <w:sz w:val="24"/>
          <w:szCs w:val="24"/>
        </w:rPr>
        <w:t xml:space="preserve"> </w:t>
      </w:r>
      <w:del w:id="9" w:author="Dajun Wang" w:date="2022-04-20T08:44:00Z">
        <w:r w:rsidRPr="000C57A6" w:rsidDel="00B96183">
          <w:rPr>
            <w:rFonts w:ascii="Mandai Value Serif" w:hAnsi="Mandai Value Serif"/>
            <w:sz w:val="24"/>
            <w:szCs w:val="24"/>
          </w:rPr>
          <w:delText xml:space="preserve">list </w:delText>
        </w:r>
      </w:del>
      <w:r w:rsidRPr="000C57A6">
        <w:rPr>
          <w:rFonts w:ascii="Mandai Value Serif" w:hAnsi="Mandai Value Serif"/>
          <w:sz w:val="24"/>
          <w:szCs w:val="24"/>
        </w:rPr>
        <w:t xml:space="preserve">are </w:t>
      </w:r>
      <w:del w:id="10" w:author="Dajun Wang" w:date="2022-04-20T08:45:00Z">
        <w:r w:rsidRPr="000C57A6" w:rsidDel="00B96183">
          <w:rPr>
            <w:rFonts w:ascii="Mandai Value Serif" w:hAnsi="Mandai Value Serif"/>
            <w:sz w:val="24"/>
            <w:szCs w:val="24"/>
          </w:rPr>
          <w:delText>as follow</w:delText>
        </w:r>
      </w:del>
      <w:del w:id="11" w:author="Dajun Wang" w:date="2022-04-20T08:44:00Z">
        <w:r w:rsidRPr="000C57A6" w:rsidDel="00B96183">
          <w:rPr>
            <w:rFonts w:ascii="Mandai Value Serif" w:hAnsi="Mandai Value Serif"/>
            <w:sz w:val="24"/>
            <w:szCs w:val="24"/>
          </w:rPr>
          <w:delText>s</w:delText>
        </w:r>
      </w:del>
      <w:ins w:id="12" w:author="Dajun Wang" w:date="2022-04-20T08:45:00Z">
        <w:r w:rsidR="00B96183">
          <w:rPr>
            <w:rFonts w:ascii="Mandai Value Serif" w:hAnsi="Mandai Value Serif"/>
            <w:sz w:val="24"/>
            <w:szCs w:val="24"/>
          </w:rPr>
          <w:t>listed below</w:t>
        </w:r>
      </w:ins>
      <w:r w:rsidRPr="000C57A6">
        <w:rPr>
          <w:rFonts w:ascii="Mandai Value Serif" w:hAnsi="Mandai Value Serif"/>
          <w:sz w:val="24"/>
          <w:szCs w:val="24"/>
        </w:rPr>
        <w:t>:-</w:t>
      </w:r>
    </w:p>
    <w:p w14:paraId="07D5B2A1" w14:textId="651B7E88"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1. </w:t>
      </w:r>
      <w:commentRangeStart w:id="13"/>
      <w:r w:rsidR="00141239" w:rsidRPr="00095E63">
        <w:rPr>
          <w:rFonts w:ascii="Mandai Value Serif" w:hAnsi="Mandai Value Serif"/>
          <w:i/>
          <w:iCs/>
          <w:sz w:val="24"/>
          <w:szCs w:val="24"/>
        </w:rPr>
        <w:t xml:space="preserve">Ficus maclellandii </w:t>
      </w:r>
      <w:r w:rsidR="00141239">
        <w:rPr>
          <w:rFonts w:ascii="Mandai Value Serif" w:hAnsi="Mandai Value Serif"/>
          <w:sz w:val="24"/>
          <w:szCs w:val="24"/>
        </w:rPr>
        <w:t>(</w:t>
      </w:r>
      <w:r w:rsidR="00141239" w:rsidRPr="00025547">
        <w:rPr>
          <w:rFonts w:ascii="Mandai Value Serif" w:hAnsi="Mandai Value Serif"/>
          <w:sz w:val="24"/>
          <w:szCs w:val="24"/>
        </w:rPr>
        <w:t>Ficus</w:t>
      </w:r>
      <w:r w:rsidR="00141239">
        <w:rPr>
          <w:rFonts w:ascii="Mandai Value Serif" w:hAnsi="Mandai Value Serif"/>
          <w:sz w:val="24"/>
          <w:szCs w:val="24"/>
        </w:rPr>
        <w:t xml:space="preserve"> with </w:t>
      </w:r>
      <w:r w:rsidR="00141239" w:rsidRPr="00025547">
        <w:rPr>
          <w:rFonts w:ascii="Mandai Value Serif" w:hAnsi="Mandai Value Serif"/>
          <w:sz w:val="24"/>
          <w:szCs w:val="24"/>
        </w:rPr>
        <w:t>long leave</w:t>
      </w:r>
      <w:r w:rsidR="00141239">
        <w:rPr>
          <w:rFonts w:ascii="Mandai Value Serif" w:hAnsi="Mandai Value Serif"/>
          <w:sz w:val="24"/>
          <w:szCs w:val="24"/>
        </w:rPr>
        <w:t xml:space="preserve">s) </w:t>
      </w:r>
      <w:commentRangeEnd w:id="13"/>
      <w:r w:rsidR="0018145B">
        <w:rPr>
          <w:rStyle w:val="CommentReference"/>
        </w:rPr>
        <w:commentReference w:id="13"/>
      </w:r>
      <w:del w:id="14" w:author="Dajun Wang" w:date="2022-04-20T08:46:00Z">
        <w:r w:rsidR="00141239" w:rsidDel="0018145B">
          <w:rPr>
            <w:rFonts w:ascii="Mandai Value Serif" w:hAnsi="Mandai Value Serif"/>
            <w:sz w:val="24"/>
            <w:szCs w:val="24"/>
          </w:rPr>
          <w:delText>- constant</w:delText>
        </w:r>
      </w:del>
    </w:p>
    <w:p w14:paraId="2C32860F" w14:textId="6AD22283"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lastRenderedPageBreak/>
        <w:t>2.</w:t>
      </w:r>
      <w:r w:rsidR="00095E63">
        <w:rPr>
          <w:rFonts w:ascii="Mandai Value Serif" w:hAnsi="Mandai Value Serif"/>
          <w:sz w:val="24"/>
          <w:szCs w:val="24"/>
        </w:rPr>
        <w:t xml:space="preserve"> </w:t>
      </w:r>
      <w:r w:rsidR="00141239" w:rsidRPr="00095E63">
        <w:rPr>
          <w:rFonts w:ascii="Mandai Value Serif" w:hAnsi="Mandai Value Serif"/>
          <w:i/>
          <w:iCs/>
          <w:sz w:val="24"/>
          <w:szCs w:val="24"/>
        </w:rPr>
        <w:t>Ficus benjamina</w:t>
      </w:r>
      <w:r w:rsidR="00141239" w:rsidRPr="00095E63">
        <w:rPr>
          <w:rFonts w:ascii="Mandai Value Serif" w:hAnsi="Mandai Value Serif"/>
          <w:sz w:val="24"/>
          <w:szCs w:val="24"/>
        </w:rPr>
        <w:t xml:space="preserve"> </w:t>
      </w:r>
      <w:r w:rsidR="00141239">
        <w:rPr>
          <w:rFonts w:ascii="Mandai Value Serif" w:hAnsi="Mandai Value Serif"/>
          <w:sz w:val="24"/>
          <w:szCs w:val="24"/>
        </w:rPr>
        <w:t>(</w:t>
      </w:r>
      <w:r w:rsidR="00141239" w:rsidRPr="00025547">
        <w:rPr>
          <w:rFonts w:ascii="Mandai Value Serif" w:hAnsi="Mandai Value Serif"/>
          <w:sz w:val="24"/>
          <w:szCs w:val="24"/>
        </w:rPr>
        <w:t>Ficus</w:t>
      </w:r>
      <w:r w:rsidR="00141239">
        <w:rPr>
          <w:rFonts w:ascii="Mandai Value Serif" w:hAnsi="Mandai Value Serif"/>
          <w:sz w:val="24"/>
          <w:szCs w:val="24"/>
        </w:rPr>
        <w:t xml:space="preserve"> with </w:t>
      </w:r>
      <w:r w:rsidR="00141239" w:rsidRPr="00025547">
        <w:rPr>
          <w:rFonts w:ascii="Mandai Value Serif" w:hAnsi="Mandai Value Serif"/>
          <w:sz w:val="24"/>
          <w:szCs w:val="24"/>
        </w:rPr>
        <w:t>small leave</w:t>
      </w:r>
      <w:r w:rsidR="00141239">
        <w:rPr>
          <w:rFonts w:ascii="Mandai Value Serif" w:hAnsi="Mandai Value Serif"/>
          <w:sz w:val="24"/>
          <w:szCs w:val="24"/>
        </w:rPr>
        <w:t xml:space="preserve">s) </w:t>
      </w:r>
      <w:del w:id="15" w:author="Dajun Wang" w:date="2022-04-20T08:46:00Z">
        <w:r w:rsidR="00141239" w:rsidDel="0018145B">
          <w:rPr>
            <w:rFonts w:ascii="Mandai Value Serif" w:hAnsi="Mandai Value Serif"/>
            <w:sz w:val="24"/>
            <w:szCs w:val="24"/>
          </w:rPr>
          <w:delText>- assorted</w:delText>
        </w:r>
      </w:del>
    </w:p>
    <w:p w14:paraId="294DBBF0" w14:textId="1A82E624"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3. </w:t>
      </w:r>
      <w:r w:rsidR="00095E63" w:rsidRPr="00095E63">
        <w:rPr>
          <w:rFonts w:ascii="Mandai Value Serif" w:hAnsi="Mandai Value Serif"/>
          <w:i/>
          <w:iCs/>
          <w:sz w:val="24"/>
          <w:szCs w:val="24"/>
        </w:rPr>
        <w:t>Acacia dealbata</w:t>
      </w:r>
      <w:r w:rsidR="00095E63">
        <w:rPr>
          <w:rFonts w:ascii="Mandai Value Serif" w:hAnsi="Mandai Value Serif"/>
          <w:sz w:val="24"/>
          <w:szCs w:val="24"/>
        </w:rPr>
        <w:t xml:space="preserve"> (</w:t>
      </w:r>
      <w:r w:rsidRPr="00025547">
        <w:rPr>
          <w:rFonts w:ascii="Mandai Value Serif" w:hAnsi="Mandai Value Serif"/>
          <w:sz w:val="24"/>
          <w:szCs w:val="24"/>
        </w:rPr>
        <w:t>Acacia</w:t>
      </w:r>
      <w:r w:rsidR="00095E63">
        <w:rPr>
          <w:rFonts w:ascii="Mandai Value Serif" w:hAnsi="Mandai Value Serif"/>
          <w:sz w:val="24"/>
          <w:szCs w:val="24"/>
        </w:rPr>
        <w:t>, s</w:t>
      </w:r>
      <w:r w:rsidRPr="00025547">
        <w:rPr>
          <w:rFonts w:ascii="Mandai Value Serif" w:hAnsi="Mandai Value Serif"/>
          <w:sz w:val="24"/>
          <w:szCs w:val="24"/>
        </w:rPr>
        <w:t>mall leave with yellow flowers)</w:t>
      </w:r>
      <w:r w:rsidR="00141239">
        <w:rPr>
          <w:rFonts w:ascii="Mandai Value Serif" w:hAnsi="Mandai Value Serif"/>
          <w:sz w:val="24"/>
          <w:szCs w:val="24"/>
        </w:rPr>
        <w:t xml:space="preserve"> </w:t>
      </w:r>
      <w:del w:id="16" w:author="Dajun Wang" w:date="2022-04-20T08:46:00Z">
        <w:r w:rsidR="00141239" w:rsidDel="0018145B">
          <w:rPr>
            <w:rFonts w:ascii="Mandai Value Serif" w:hAnsi="Mandai Value Serif"/>
            <w:sz w:val="24"/>
            <w:szCs w:val="24"/>
          </w:rPr>
          <w:delText>- assorted</w:delText>
        </w:r>
      </w:del>
    </w:p>
    <w:p w14:paraId="262FB726" w14:textId="2AC3B1F2"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4. </w:t>
      </w:r>
      <w:r w:rsidR="00095E63" w:rsidRPr="00095E63">
        <w:rPr>
          <w:rFonts w:ascii="Mandai Value Serif" w:hAnsi="Mandai Value Serif"/>
          <w:i/>
          <w:iCs/>
          <w:sz w:val="24"/>
          <w:szCs w:val="24"/>
        </w:rPr>
        <w:t>Averrhoa carambola</w:t>
      </w:r>
      <w:r w:rsidR="00095E63">
        <w:rPr>
          <w:rFonts w:ascii="Mandai Value Serif" w:hAnsi="Mandai Value Serif"/>
          <w:sz w:val="24"/>
          <w:szCs w:val="24"/>
        </w:rPr>
        <w:t xml:space="preserve"> (</w:t>
      </w:r>
      <w:r w:rsidRPr="00025547">
        <w:rPr>
          <w:rFonts w:ascii="Mandai Value Serif" w:hAnsi="Mandai Value Serif"/>
          <w:sz w:val="24"/>
          <w:szCs w:val="24"/>
        </w:rPr>
        <w:t>Starfruit</w:t>
      </w:r>
      <w:r w:rsidR="00095E63">
        <w:rPr>
          <w:rFonts w:ascii="Mandai Value Serif" w:hAnsi="Mandai Value Serif"/>
          <w:sz w:val="24"/>
          <w:szCs w:val="24"/>
        </w:rPr>
        <w:t>)</w:t>
      </w:r>
      <w:r w:rsidR="00141239">
        <w:rPr>
          <w:rFonts w:ascii="Mandai Value Serif" w:hAnsi="Mandai Value Serif"/>
          <w:sz w:val="24"/>
          <w:szCs w:val="24"/>
        </w:rPr>
        <w:t xml:space="preserve"> </w:t>
      </w:r>
      <w:del w:id="17" w:author="Dajun Wang" w:date="2022-04-20T08:46:00Z">
        <w:r w:rsidR="00141239" w:rsidDel="0018145B">
          <w:rPr>
            <w:rFonts w:ascii="Mandai Value Serif" w:hAnsi="Mandai Value Serif"/>
            <w:sz w:val="24"/>
            <w:szCs w:val="24"/>
          </w:rPr>
          <w:delText>- assorted</w:delText>
        </w:r>
      </w:del>
    </w:p>
    <w:p w14:paraId="0F91FD8B" w14:textId="308E539A"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5. </w:t>
      </w:r>
      <w:r w:rsidR="00D74CF4" w:rsidRPr="00D74CF4">
        <w:rPr>
          <w:rFonts w:ascii="Mandai Value Serif" w:hAnsi="Mandai Value Serif"/>
          <w:i/>
          <w:iCs/>
          <w:sz w:val="24"/>
          <w:szCs w:val="24"/>
        </w:rPr>
        <w:t>Artocarpus heterophyllus</w:t>
      </w:r>
      <w:r w:rsidR="00D74CF4">
        <w:rPr>
          <w:rFonts w:ascii="Mandai Value Serif" w:hAnsi="Mandai Value Serif"/>
          <w:sz w:val="24"/>
          <w:szCs w:val="24"/>
        </w:rPr>
        <w:t xml:space="preserve"> (</w:t>
      </w:r>
      <w:r w:rsidRPr="00025547">
        <w:rPr>
          <w:rFonts w:ascii="Mandai Value Serif" w:hAnsi="Mandai Value Serif"/>
          <w:sz w:val="24"/>
          <w:szCs w:val="24"/>
        </w:rPr>
        <w:t>Nangka</w:t>
      </w:r>
      <w:r w:rsidR="00D74CF4">
        <w:rPr>
          <w:rFonts w:ascii="Mandai Value Serif" w:hAnsi="Mandai Value Serif"/>
          <w:sz w:val="24"/>
          <w:szCs w:val="24"/>
        </w:rPr>
        <w:t>)</w:t>
      </w:r>
      <w:del w:id="18" w:author="Dajun Wang" w:date="2022-04-20T08:46:00Z">
        <w:r w:rsidR="00141239" w:rsidDel="0018145B">
          <w:rPr>
            <w:rFonts w:ascii="Mandai Value Serif" w:hAnsi="Mandai Value Serif"/>
            <w:sz w:val="24"/>
            <w:szCs w:val="24"/>
          </w:rPr>
          <w:delText xml:space="preserve"> - assorted</w:delText>
        </w:r>
      </w:del>
    </w:p>
    <w:p w14:paraId="6EB87953" w14:textId="35A66046"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6. </w:t>
      </w:r>
      <w:r w:rsidR="00BC7923" w:rsidRPr="00BC7923">
        <w:rPr>
          <w:rFonts w:ascii="Mandai Value Serif" w:hAnsi="Mandai Value Serif"/>
          <w:i/>
          <w:iCs/>
          <w:sz w:val="24"/>
          <w:szCs w:val="24"/>
        </w:rPr>
        <w:t>Cinnamomum verum</w:t>
      </w:r>
      <w:r w:rsidR="004526BD" w:rsidRPr="00BC7923">
        <w:rPr>
          <w:rFonts w:ascii="Mandai Value Serif" w:hAnsi="Mandai Value Serif"/>
          <w:i/>
          <w:iCs/>
          <w:sz w:val="24"/>
          <w:szCs w:val="24"/>
        </w:rPr>
        <w:t xml:space="preserve"> </w:t>
      </w:r>
      <w:r w:rsidR="004526BD">
        <w:rPr>
          <w:rFonts w:ascii="Mandai Value Serif" w:hAnsi="Mandai Value Serif"/>
          <w:sz w:val="24"/>
          <w:szCs w:val="24"/>
        </w:rPr>
        <w:t>(Young c</w:t>
      </w:r>
      <w:r w:rsidRPr="00025547">
        <w:rPr>
          <w:rFonts w:ascii="Mandai Value Serif" w:hAnsi="Mandai Value Serif"/>
          <w:sz w:val="24"/>
          <w:szCs w:val="24"/>
        </w:rPr>
        <w:t>innamon</w:t>
      </w:r>
      <w:r w:rsidR="004526BD">
        <w:rPr>
          <w:rFonts w:ascii="Mandai Value Serif" w:hAnsi="Mandai Value Serif"/>
          <w:sz w:val="24"/>
          <w:szCs w:val="24"/>
        </w:rPr>
        <w:t>)</w:t>
      </w:r>
      <w:del w:id="19" w:author="Dajun Wang" w:date="2022-04-20T08:46:00Z">
        <w:r w:rsidR="00141239" w:rsidDel="0018145B">
          <w:rPr>
            <w:rFonts w:ascii="Mandai Value Serif" w:hAnsi="Mandai Value Serif"/>
            <w:sz w:val="24"/>
            <w:szCs w:val="24"/>
          </w:rPr>
          <w:delText xml:space="preserve"> - assorted</w:delText>
        </w:r>
      </w:del>
    </w:p>
    <w:p w14:paraId="361353B6" w14:textId="4AC83E29"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7. </w:t>
      </w:r>
      <w:r w:rsidR="004526BD" w:rsidRPr="004526BD">
        <w:rPr>
          <w:rFonts w:ascii="Mandai Value Serif" w:hAnsi="Mandai Value Serif"/>
          <w:i/>
          <w:iCs/>
          <w:sz w:val="24"/>
          <w:szCs w:val="24"/>
        </w:rPr>
        <w:t>Adenanthera pavonina</w:t>
      </w:r>
      <w:r w:rsidR="004526BD" w:rsidRPr="004526BD">
        <w:rPr>
          <w:rFonts w:ascii="Mandai Value Serif" w:hAnsi="Mandai Value Serif"/>
          <w:sz w:val="24"/>
          <w:szCs w:val="24"/>
        </w:rPr>
        <w:t xml:space="preserve"> </w:t>
      </w:r>
      <w:r w:rsidR="004526BD">
        <w:rPr>
          <w:rFonts w:ascii="Mandai Value Serif" w:hAnsi="Mandai Value Serif"/>
          <w:sz w:val="24"/>
          <w:szCs w:val="24"/>
        </w:rPr>
        <w:t>(</w:t>
      </w:r>
      <w:r w:rsidRPr="00025547">
        <w:rPr>
          <w:rFonts w:ascii="Mandai Value Serif" w:hAnsi="Mandai Value Serif"/>
          <w:sz w:val="24"/>
          <w:szCs w:val="24"/>
        </w:rPr>
        <w:t>Saga</w:t>
      </w:r>
      <w:r w:rsidR="004526BD">
        <w:rPr>
          <w:rFonts w:ascii="Mandai Value Serif" w:hAnsi="Mandai Value Serif"/>
          <w:sz w:val="24"/>
          <w:szCs w:val="24"/>
        </w:rPr>
        <w:t>)</w:t>
      </w:r>
      <w:r w:rsidR="00141239">
        <w:rPr>
          <w:rFonts w:ascii="Mandai Value Serif" w:hAnsi="Mandai Value Serif"/>
          <w:sz w:val="24"/>
          <w:szCs w:val="24"/>
        </w:rPr>
        <w:t xml:space="preserve"> </w:t>
      </w:r>
      <w:del w:id="20" w:author="Dajun Wang" w:date="2022-04-20T08:46:00Z">
        <w:r w:rsidR="00141239" w:rsidDel="0018145B">
          <w:rPr>
            <w:rFonts w:ascii="Mandai Value Serif" w:hAnsi="Mandai Value Serif"/>
            <w:sz w:val="24"/>
            <w:szCs w:val="24"/>
          </w:rPr>
          <w:delText>- assorted</w:delText>
        </w:r>
      </w:del>
    </w:p>
    <w:p w14:paraId="1E7F343A" w14:textId="7F0597D6"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8. </w:t>
      </w:r>
      <w:r w:rsidR="004526BD" w:rsidRPr="004526BD">
        <w:rPr>
          <w:rFonts w:ascii="Mandai Value Serif" w:hAnsi="Mandai Value Serif"/>
          <w:i/>
          <w:iCs/>
          <w:sz w:val="24"/>
          <w:szCs w:val="24"/>
        </w:rPr>
        <w:t>Moringa oleifera</w:t>
      </w:r>
      <w:r w:rsidR="004526BD" w:rsidRPr="004526BD">
        <w:rPr>
          <w:rFonts w:ascii="Mandai Value Serif" w:hAnsi="Mandai Value Serif"/>
          <w:sz w:val="24"/>
          <w:szCs w:val="24"/>
        </w:rPr>
        <w:t xml:space="preserve"> </w:t>
      </w:r>
      <w:r w:rsidR="004526BD">
        <w:rPr>
          <w:rFonts w:ascii="Mandai Value Serif" w:hAnsi="Mandai Value Serif"/>
          <w:sz w:val="24"/>
          <w:szCs w:val="24"/>
        </w:rPr>
        <w:t>(</w:t>
      </w:r>
      <w:r w:rsidRPr="00025547">
        <w:rPr>
          <w:rFonts w:ascii="Mandai Value Serif" w:hAnsi="Mandai Value Serif"/>
          <w:sz w:val="24"/>
          <w:szCs w:val="24"/>
        </w:rPr>
        <w:t>Miracle</w:t>
      </w:r>
      <w:r w:rsidR="004526BD">
        <w:rPr>
          <w:rFonts w:ascii="Mandai Value Serif" w:hAnsi="Mandai Value Serif"/>
          <w:sz w:val="24"/>
          <w:szCs w:val="24"/>
        </w:rPr>
        <w:t>)</w:t>
      </w:r>
      <w:r w:rsidR="00141239">
        <w:rPr>
          <w:rFonts w:ascii="Mandai Value Serif" w:hAnsi="Mandai Value Serif"/>
          <w:sz w:val="24"/>
          <w:szCs w:val="24"/>
        </w:rPr>
        <w:t xml:space="preserve"> </w:t>
      </w:r>
      <w:del w:id="21" w:author="Dajun Wang" w:date="2022-04-20T08:46:00Z">
        <w:r w:rsidR="00141239" w:rsidDel="0018145B">
          <w:rPr>
            <w:rFonts w:ascii="Mandai Value Serif" w:hAnsi="Mandai Value Serif"/>
            <w:sz w:val="24"/>
            <w:szCs w:val="24"/>
          </w:rPr>
          <w:delText>- assorted</w:delText>
        </w:r>
      </w:del>
    </w:p>
    <w:p w14:paraId="3FC6BEE2" w14:textId="30900AAE" w:rsidR="006129E2"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9. </w:t>
      </w:r>
      <w:r w:rsidR="00BC7923" w:rsidRPr="00BC7923">
        <w:rPr>
          <w:rFonts w:ascii="Mandai Value Serif" w:hAnsi="Mandai Value Serif"/>
          <w:i/>
          <w:iCs/>
          <w:sz w:val="24"/>
          <w:szCs w:val="24"/>
        </w:rPr>
        <w:t>Caryota mitis</w:t>
      </w:r>
      <w:r w:rsidR="00BC7923">
        <w:rPr>
          <w:rFonts w:ascii="Mandai Value Serif" w:hAnsi="Mandai Value Serif"/>
          <w:sz w:val="24"/>
          <w:szCs w:val="24"/>
        </w:rPr>
        <w:t xml:space="preserve"> (</w:t>
      </w:r>
      <w:r w:rsidRPr="00025547">
        <w:rPr>
          <w:rFonts w:ascii="Mandai Value Serif" w:hAnsi="Mandai Value Serif"/>
          <w:sz w:val="24"/>
          <w:szCs w:val="24"/>
        </w:rPr>
        <w:t>Fishtail palm</w:t>
      </w:r>
      <w:r w:rsidR="00BC7923">
        <w:rPr>
          <w:rFonts w:ascii="Mandai Value Serif" w:hAnsi="Mandai Value Serif"/>
          <w:sz w:val="24"/>
          <w:szCs w:val="24"/>
        </w:rPr>
        <w:t>)</w:t>
      </w:r>
      <w:r w:rsidR="00141239">
        <w:rPr>
          <w:rFonts w:ascii="Mandai Value Serif" w:hAnsi="Mandai Value Serif"/>
          <w:sz w:val="24"/>
          <w:szCs w:val="24"/>
        </w:rPr>
        <w:t xml:space="preserve"> </w:t>
      </w:r>
      <w:del w:id="22" w:author="Dajun Wang" w:date="2022-04-20T08:46:00Z">
        <w:r w:rsidR="006129E2" w:rsidDel="0018145B">
          <w:rPr>
            <w:rFonts w:ascii="Mandai Value Serif" w:hAnsi="Mandai Value Serif"/>
            <w:sz w:val="24"/>
            <w:szCs w:val="24"/>
          </w:rPr>
          <w:delText>–</w:delText>
        </w:r>
        <w:r w:rsidR="00141239" w:rsidDel="0018145B">
          <w:rPr>
            <w:rFonts w:ascii="Mandai Value Serif" w:hAnsi="Mandai Value Serif"/>
            <w:sz w:val="24"/>
            <w:szCs w:val="24"/>
          </w:rPr>
          <w:delText xml:space="preserve"> assorted</w:delText>
        </w:r>
      </w:del>
    </w:p>
    <w:p w14:paraId="1AABC11E" w14:textId="12E1AAAD" w:rsidR="00386BC8" w:rsidRDefault="00372983" w:rsidP="000C57A6">
      <w:pPr>
        <w:jc w:val="both"/>
        <w:rPr>
          <w:rFonts w:ascii="Mandai Value Serif" w:hAnsi="Mandai Value Serif"/>
          <w:sz w:val="24"/>
          <w:szCs w:val="24"/>
        </w:rPr>
      </w:pPr>
      <w:r>
        <w:rPr>
          <w:rFonts w:ascii="Mandai Value Serif" w:hAnsi="Mandai Value Serif"/>
          <w:sz w:val="24"/>
          <w:szCs w:val="24"/>
        </w:rPr>
        <w:t xml:space="preserve">The study will last from May </w:t>
      </w:r>
      <w:del w:id="23" w:author="Dajun Wang" w:date="2022-04-20T08:46:00Z">
        <w:r w:rsidDel="0018145B">
          <w:rPr>
            <w:rFonts w:ascii="Mandai Value Serif" w:hAnsi="Mandai Value Serif"/>
            <w:sz w:val="24"/>
            <w:szCs w:val="24"/>
          </w:rPr>
          <w:delText xml:space="preserve">2022 </w:delText>
        </w:r>
      </w:del>
      <w:r>
        <w:rPr>
          <w:rFonts w:ascii="Mandai Value Serif" w:hAnsi="Mandai Value Serif"/>
          <w:sz w:val="24"/>
          <w:szCs w:val="24"/>
        </w:rPr>
        <w:t xml:space="preserve">to August 2022. Each species of browse will be </w:t>
      </w:r>
      <w:r w:rsidR="006129E2">
        <w:rPr>
          <w:rFonts w:ascii="Mandai Value Serif" w:hAnsi="Mandai Value Serif"/>
          <w:sz w:val="24"/>
          <w:szCs w:val="24"/>
        </w:rPr>
        <w:t>offered</w:t>
      </w:r>
      <w:r>
        <w:rPr>
          <w:rFonts w:ascii="Mandai Value Serif" w:hAnsi="Mandai Value Serif"/>
          <w:sz w:val="24"/>
          <w:szCs w:val="24"/>
        </w:rPr>
        <w:t xml:space="preserve"> to the</w:t>
      </w:r>
      <w:ins w:id="24" w:author="Dajun Wang" w:date="2022-04-20T08:47:00Z">
        <w:r w:rsidR="0018145B">
          <w:rPr>
            <w:rFonts w:ascii="Mandai Value Serif" w:hAnsi="Mandai Value Serif"/>
            <w:sz w:val="24"/>
            <w:szCs w:val="24"/>
          </w:rPr>
          <w:t xml:space="preserve"> collection of</w:t>
        </w:r>
      </w:ins>
      <w:r>
        <w:rPr>
          <w:rFonts w:ascii="Mandai Value Serif" w:hAnsi="Mandai Value Serif"/>
          <w:sz w:val="24"/>
          <w:szCs w:val="24"/>
        </w:rPr>
        <w:t xml:space="preserve"> </w:t>
      </w:r>
      <w:r w:rsidR="001B7D04">
        <w:rPr>
          <w:rFonts w:ascii="Mandai Value Serif" w:hAnsi="Mandai Value Serif"/>
          <w:sz w:val="24"/>
          <w:szCs w:val="24"/>
        </w:rPr>
        <w:t>four giraffes</w:t>
      </w:r>
      <w:r>
        <w:rPr>
          <w:rFonts w:ascii="Mandai Value Serif" w:hAnsi="Mandai Value Serif"/>
          <w:sz w:val="24"/>
          <w:szCs w:val="24"/>
        </w:rPr>
        <w:t xml:space="preserve"> </w:t>
      </w:r>
      <w:del w:id="25" w:author="Dajun Wang" w:date="2022-04-20T08:47:00Z">
        <w:r w:rsidDel="0018145B">
          <w:rPr>
            <w:rFonts w:ascii="Mandai Value Serif" w:hAnsi="Mandai Value Serif"/>
            <w:sz w:val="24"/>
            <w:szCs w:val="24"/>
          </w:rPr>
          <w:delText xml:space="preserve">collection </w:delText>
        </w:r>
      </w:del>
      <w:ins w:id="26" w:author="Dajun Wang" w:date="2022-04-20T08:47:00Z">
        <w:r w:rsidR="0018145B">
          <w:rPr>
            <w:rFonts w:ascii="Mandai Value Serif" w:hAnsi="Mandai Value Serif"/>
            <w:sz w:val="24"/>
            <w:szCs w:val="24"/>
          </w:rPr>
          <w:t xml:space="preserve">housed </w:t>
        </w:r>
      </w:ins>
      <w:r>
        <w:rPr>
          <w:rFonts w:ascii="Mandai Value Serif" w:hAnsi="Mandai Value Serif"/>
          <w:sz w:val="24"/>
          <w:szCs w:val="24"/>
        </w:rPr>
        <w:t xml:space="preserve">in the </w:t>
      </w:r>
      <w:ins w:id="27" w:author="Dajun Wang" w:date="2022-04-20T08:47:00Z">
        <w:r w:rsidR="0018145B">
          <w:rPr>
            <w:rFonts w:ascii="Mandai Value Serif" w:hAnsi="Mandai Value Serif"/>
            <w:sz w:val="24"/>
            <w:szCs w:val="24"/>
          </w:rPr>
          <w:t xml:space="preserve">*Exhibit*, </w:t>
        </w:r>
      </w:ins>
      <w:r>
        <w:rPr>
          <w:rFonts w:ascii="Mandai Value Serif" w:hAnsi="Mandai Value Serif"/>
          <w:sz w:val="24"/>
          <w:szCs w:val="24"/>
        </w:rPr>
        <w:t xml:space="preserve">Singapore </w:t>
      </w:r>
      <w:r w:rsidR="00FE715E">
        <w:rPr>
          <w:rFonts w:ascii="Mandai Value Serif" w:hAnsi="Mandai Value Serif"/>
          <w:sz w:val="24"/>
          <w:szCs w:val="24"/>
        </w:rPr>
        <w:t>Z</w:t>
      </w:r>
      <w:r>
        <w:rPr>
          <w:rFonts w:ascii="Mandai Value Serif" w:hAnsi="Mandai Value Serif"/>
          <w:sz w:val="24"/>
          <w:szCs w:val="24"/>
        </w:rPr>
        <w:t>oo.</w:t>
      </w:r>
    </w:p>
    <w:p w14:paraId="35E747A9" w14:textId="2FE5FB41" w:rsidR="004C2394" w:rsidRDefault="00386BC8" w:rsidP="000C57A6">
      <w:pPr>
        <w:jc w:val="both"/>
        <w:rPr>
          <w:rFonts w:ascii="Mandai Value Serif" w:hAnsi="Mandai Value Serif"/>
          <w:sz w:val="24"/>
          <w:szCs w:val="24"/>
        </w:rPr>
      </w:pPr>
      <w:r w:rsidRPr="006129E2">
        <w:rPr>
          <w:rFonts w:ascii="Mandai Value Serif" w:hAnsi="Mandai Value Serif"/>
          <w:sz w:val="24"/>
          <w:szCs w:val="24"/>
        </w:rPr>
        <w:t xml:space="preserve">We will receive eight bundles of browse weighing 20kg each per day, of which five bundles will </w:t>
      </w:r>
      <w:del w:id="28" w:author="Dajun Wang" w:date="2022-04-20T08:47:00Z">
        <w:r w:rsidRPr="006129E2" w:rsidDel="00915002">
          <w:rPr>
            <w:rFonts w:ascii="Mandai Value Serif" w:hAnsi="Mandai Value Serif"/>
            <w:sz w:val="24"/>
            <w:szCs w:val="24"/>
          </w:rPr>
          <w:delText xml:space="preserve">be </w:delText>
        </w:r>
      </w:del>
      <w:ins w:id="29" w:author="Dajun Wang" w:date="2022-04-20T08:47:00Z">
        <w:r w:rsidR="00915002">
          <w:rPr>
            <w:rFonts w:ascii="Mandai Value Serif" w:hAnsi="Mandai Value Serif"/>
            <w:sz w:val="24"/>
            <w:szCs w:val="24"/>
          </w:rPr>
          <w:t>consist of</w:t>
        </w:r>
        <w:r w:rsidR="00915002" w:rsidRPr="006129E2">
          <w:rPr>
            <w:rFonts w:ascii="Mandai Value Serif" w:hAnsi="Mandai Value Serif"/>
            <w:sz w:val="24"/>
            <w:szCs w:val="24"/>
          </w:rPr>
          <w:t xml:space="preserve"> </w:t>
        </w:r>
      </w:ins>
      <w:r w:rsidRPr="006129E2">
        <w:rPr>
          <w:rFonts w:ascii="Mandai Value Serif" w:hAnsi="Mandai Value Serif"/>
          <w:i/>
          <w:iCs/>
          <w:sz w:val="24"/>
          <w:szCs w:val="24"/>
        </w:rPr>
        <w:t xml:space="preserve">Ficus maclellandii </w:t>
      </w:r>
      <w:r w:rsidRPr="006129E2">
        <w:rPr>
          <w:rFonts w:ascii="Mandai Value Serif" w:hAnsi="Mandai Value Serif"/>
          <w:sz w:val="24"/>
          <w:szCs w:val="24"/>
        </w:rPr>
        <w:t>and the remaining three bundles to be assorted browse at random</w:t>
      </w:r>
      <w:r w:rsidR="006129E2">
        <w:rPr>
          <w:rFonts w:ascii="Mandai Value Serif" w:hAnsi="Mandai Value Serif"/>
          <w:sz w:val="24"/>
          <w:szCs w:val="24"/>
        </w:rPr>
        <w:t>, one type per day</w:t>
      </w:r>
      <w:r w:rsidRPr="006129E2">
        <w:rPr>
          <w:rFonts w:ascii="Mandai Value Serif" w:hAnsi="Mandai Value Serif"/>
          <w:sz w:val="24"/>
          <w:szCs w:val="24"/>
        </w:rPr>
        <w:t>.</w:t>
      </w:r>
      <w:r>
        <w:rPr>
          <w:rFonts w:ascii="Mandai Value Serif" w:hAnsi="Mandai Value Serif"/>
          <w:sz w:val="24"/>
          <w:szCs w:val="24"/>
        </w:rPr>
        <w:t xml:space="preserve"> </w:t>
      </w:r>
      <w:r w:rsidR="00AB1E2A">
        <w:rPr>
          <w:rFonts w:ascii="Mandai Value Serif" w:hAnsi="Mandai Value Serif"/>
          <w:sz w:val="24"/>
          <w:szCs w:val="24"/>
        </w:rPr>
        <w:t xml:space="preserve">In the event of the giraffe does not want to eat the assorted browse </w:t>
      </w:r>
      <w:r w:rsidR="006129E2">
        <w:rPr>
          <w:rFonts w:ascii="Mandai Value Serif" w:hAnsi="Mandai Value Serif"/>
          <w:sz w:val="24"/>
          <w:szCs w:val="24"/>
        </w:rPr>
        <w:t>offered</w:t>
      </w:r>
      <w:r w:rsidR="00AB1E2A">
        <w:rPr>
          <w:rFonts w:ascii="Mandai Value Serif" w:hAnsi="Mandai Value Serif"/>
          <w:sz w:val="24"/>
          <w:szCs w:val="24"/>
        </w:rPr>
        <w:t xml:space="preserve">, </w:t>
      </w:r>
      <w:r w:rsidR="006129E2" w:rsidRPr="006129E2">
        <w:rPr>
          <w:rFonts w:ascii="Mandai Value Serif" w:hAnsi="Mandai Value Serif"/>
          <w:i/>
          <w:iCs/>
          <w:sz w:val="24"/>
          <w:szCs w:val="24"/>
        </w:rPr>
        <w:t>Ficus maclellandii</w:t>
      </w:r>
      <w:r w:rsidR="004C2394">
        <w:rPr>
          <w:rFonts w:ascii="Mandai Value Serif" w:hAnsi="Mandai Value Serif"/>
          <w:i/>
          <w:iCs/>
          <w:sz w:val="24"/>
          <w:szCs w:val="24"/>
        </w:rPr>
        <w:t xml:space="preserve">, </w:t>
      </w:r>
      <w:r w:rsidR="004C2394" w:rsidRPr="004C2394">
        <w:rPr>
          <w:rFonts w:ascii="Mandai Value Serif" w:hAnsi="Mandai Value Serif"/>
          <w:sz w:val="24"/>
          <w:szCs w:val="24"/>
        </w:rPr>
        <w:t xml:space="preserve">which happens to be their favourite, will still be available to them </w:t>
      </w:r>
      <w:r w:rsidR="004C2394">
        <w:rPr>
          <w:rFonts w:ascii="Mandai Value Serif" w:hAnsi="Mandai Value Serif"/>
          <w:sz w:val="24"/>
          <w:szCs w:val="24"/>
        </w:rPr>
        <w:t>so that animal welfare is not compromised</w:t>
      </w:r>
      <w:r w:rsidR="00AB1E2A">
        <w:rPr>
          <w:rFonts w:ascii="Mandai Value Serif" w:hAnsi="Mandai Value Serif"/>
          <w:sz w:val="24"/>
          <w:szCs w:val="24"/>
        </w:rPr>
        <w:t>.</w:t>
      </w:r>
      <w:r w:rsidR="004C2394">
        <w:rPr>
          <w:rFonts w:ascii="Mandai Value Serif" w:hAnsi="Mandai Value Serif"/>
          <w:sz w:val="24"/>
          <w:szCs w:val="24"/>
        </w:rPr>
        <w:t xml:space="preserve"> Their other dietary requirements such as </w:t>
      </w:r>
      <w:commentRangeStart w:id="30"/>
      <w:r w:rsidR="004C2394">
        <w:rPr>
          <w:rFonts w:ascii="Mandai Value Serif" w:hAnsi="Mandai Value Serif"/>
          <w:sz w:val="24"/>
          <w:szCs w:val="24"/>
        </w:rPr>
        <w:t>Johnsons pellets</w:t>
      </w:r>
      <w:commentRangeEnd w:id="30"/>
      <w:r w:rsidR="00823AC6">
        <w:rPr>
          <w:rStyle w:val="CommentReference"/>
        </w:rPr>
        <w:commentReference w:id="30"/>
      </w:r>
      <w:r w:rsidR="004C2394">
        <w:rPr>
          <w:rFonts w:ascii="Mandai Value Serif" w:hAnsi="Mandai Value Serif"/>
          <w:sz w:val="24"/>
          <w:szCs w:val="24"/>
        </w:rPr>
        <w:t xml:space="preserve">, </w:t>
      </w:r>
      <w:commentRangeStart w:id="31"/>
      <w:r w:rsidR="004C2394">
        <w:rPr>
          <w:rFonts w:ascii="Mandai Value Serif" w:hAnsi="Mandai Value Serif"/>
          <w:sz w:val="24"/>
          <w:szCs w:val="24"/>
        </w:rPr>
        <w:t>hay</w:t>
      </w:r>
      <w:commentRangeEnd w:id="31"/>
      <w:r w:rsidR="00F279DD">
        <w:rPr>
          <w:rStyle w:val="CommentReference"/>
        </w:rPr>
        <w:commentReference w:id="31"/>
      </w:r>
      <w:r w:rsidR="004C2394">
        <w:rPr>
          <w:rFonts w:ascii="Mandai Value Serif" w:hAnsi="Mandai Value Serif"/>
          <w:sz w:val="24"/>
          <w:szCs w:val="24"/>
        </w:rPr>
        <w:t xml:space="preserve"> and carrots will also be offered to them as per </w:t>
      </w:r>
      <w:commentRangeStart w:id="32"/>
      <w:r w:rsidR="004C2394">
        <w:rPr>
          <w:rFonts w:ascii="Mandai Value Serif" w:hAnsi="Mandai Value Serif"/>
          <w:sz w:val="24"/>
          <w:szCs w:val="24"/>
        </w:rPr>
        <w:t>daily routine</w:t>
      </w:r>
      <w:commentRangeEnd w:id="32"/>
      <w:r w:rsidR="00F279DD">
        <w:rPr>
          <w:rStyle w:val="CommentReference"/>
        </w:rPr>
        <w:commentReference w:id="32"/>
      </w:r>
      <w:r w:rsidR="004C2394">
        <w:rPr>
          <w:rFonts w:ascii="Mandai Value Serif" w:hAnsi="Mandai Value Serif"/>
          <w:sz w:val="24"/>
          <w:szCs w:val="24"/>
        </w:rPr>
        <w:t>.</w:t>
      </w:r>
    </w:p>
    <w:p w14:paraId="7A4A89E4" w14:textId="77777777" w:rsidR="00372983" w:rsidRPr="00C16CD4" w:rsidRDefault="00372983" w:rsidP="000C57A6">
      <w:pPr>
        <w:pStyle w:val="Heading2"/>
        <w:jc w:val="both"/>
        <w:rPr>
          <w:rFonts w:ascii="Mandai Value Serif" w:hAnsi="Mandai Value Serif"/>
          <w:b/>
          <w:bCs/>
          <w:i/>
          <w:iCs/>
          <w:color w:val="auto"/>
          <w:sz w:val="24"/>
          <w:szCs w:val="24"/>
        </w:rPr>
      </w:pPr>
      <w:r w:rsidRPr="00C16CD4">
        <w:rPr>
          <w:rFonts w:ascii="Mandai Value Serif" w:hAnsi="Mandai Value Serif"/>
          <w:b/>
          <w:bCs/>
          <w:i/>
          <w:iCs/>
          <w:color w:val="auto"/>
          <w:sz w:val="24"/>
          <w:szCs w:val="24"/>
        </w:rPr>
        <w:t xml:space="preserve">Data collection </w:t>
      </w:r>
    </w:p>
    <w:p w14:paraId="30D06EE6" w14:textId="2B1CC9B7" w:rsidR="004C2394" w:rsidRDefault="00372983" w:rsidP="000C57A6">
      <w:pPr>
        <w:jc w:val="both"/>
        <w:rPr>
          <w:rFonts w:ascii="Mandai Value Serif" w:hAnsi="Mandai Value Serif"/>
          <w:sz w:val="24"/>
          <w:szCs w:val="24"/>
        </w:rPr>
      </w:pPr>
      <w:commentRangeStart w:id="33"/>
      <w:r>
        <w:rPr>
          <w:rFonts w:ascii="Mandai Value Serif" w:hAnsi="Mandai Value Serif"/>
          <w:sz w:val="24"/>
          <w:szCs w:val="24"/>
        </w:rPr>
        <w:t xml:space="preserve">Ethogram will be taken </w:t>
      </w:r>
      <w:r w:rsidR="00A24219">
        <w:rPr>
          <w:rFonts w:ascii="Mandai Value Serif" w:hAnsi="Mandai Value Serif"/>
          <w:sz w:val="24"/>
          <w:szCs w:val="24"/>
        </w:rPr>
        <w:t>five</w:t>
      </w:r>
      <w:r>
        <w:rPr>
          <w:rFonts w:ascii="Mandai Value Serif" w:hAnsi="Mandai Value Serif"/>
          <w:sz w:val="24"/>
          <w:szCs w:val="24"/>
        </w:rPr>
        <w:t xml:space="preserve"> times a week</w:t>
      </w:r>
      <w:commentRangeStart w:id="34"/>
      <w:r w:rsidR="00C06094">
        <w:rPr>
          <w:rFonts w:ascii="Mandai Value Serif" w:hAnsi="Mandai Value Serif"/>
          <w:sz w:val="24"/>
          <w:szCs w:val="24"/>
        </w:rPr>
        <w:t xml:space="preserve">, </w:t>
      </w:r>
      <w:r w:rsidR="004C2394" w:rsidRPr="004C2394">
        <w:rPr>
          <w:rFonts w:ascii="Mandai Value Serif" w:hAnsi="Mandai Value Serif"/>
          <w:sz w:val="24"/>
          <w:szCs w:val="24"/>
        </w:rPr>
        <w:t>four</w:t>
      </w:r>
      <w:r w:rsidR="00C06094" w:rsidRPr="004C2394">
        <w:rPr>
          <w:rFonts w:ascii="Mandai Value Serif" w:hAnsi="Mandai Value Serif"/>
          <w:sz w:val="24"/>
          <w:szCs w:val="24"/>
        </w:rPr>
        <w:t xml:space="preserve"> times a day</w:t>
      </w:r>
      <w:commentRangeEnd w:id="34"/>
      <w:r w:rsidR="00EA06EF">
        <w:rPr>
          <w:rStyle w:val="CommentReference"/>
        </w:rPr>
        <w:commentReference w:id="34"/>
      </w:r>
      <w:r w:rsidR="00C06094" w:rsidRPr="004C2394">
        <w:rPr>
          <w:rFonts w:ascii="Mandai Value Serif" w:hAnsi="Mandai Value Serif"/>
          <w:sz w:val="24"/>
          <w:szCs w:val="24"/>
        </w:rPr>
        <w:t xml:space="preserve"> on weekdays</w:t>
      </w:r>
      <w:r w:rsidR="00A24219">
        <w:rPr>
          <w:rFonts w:ascii="Mandai Value Serif" w:hAnsi="Mandai Value Serif"/>
          <w:sz w:val="24"/>
          <w:szCs w:val="24"/>
        </w:rPr>
        <w:t>.</w:t>
      </w:r>
      <w:r>
        <w:rPr>
          <w:rFonts w:ascii="Mandai Value Serif" w:hAnsi="Mandai Value Serif"/>
          <w:sz w:val="24"/>
          <w:szCs w:val="24"/>
        </w:rPr>
        <w:t xml:space="preserve"> </w:t>
      </w:r>
      <w:del w:id="35" w:author="Dajun Wang" w:date="2022-04-20T08:51:00Z">
        <w:r w:rsidR="00A24219" w:rsidRPr="00C06094" w:rsidDel="00EA06EF">
          <w:rPr>
            <w:rFonts w:ascii="Mandai Value Serif" w:hAnsi="Mandai Value Serif"/>
            <w:sz w:val="24"/>
            <w:szCs w:val="24"/>
          </w:rPr>
          <w:delText>Five</w:delText>
        </w:r>
        <w:r w:rsidRPr="00C06094" w:rsidDel="00EA06EF">
          <w:rPr>
            <w:rFonts w:ascii="Mandai Value Serif" w:hAnsi="Mandai Value Serif"/>
            <w:sz w:val="24"/>
            <w:szCs w:val="24"/>
          </w:rPr>
          <w:delText xml:space="preserve"> to </w:delText>
        </w:r>
        <w:r w:rsidR="00C06094" w:rsidRPr="00C06094" w:rsidDel="00EA06EF">
          <w:rPr>
            <w:rFonts w:ascii="Mandai Value Serif" w:hAnsi="Mandai Value Serif"/>
            <w:sz w:val="24"/>
            <w:szCs w:val="24"/>
          </w:rPr>
          <w:delText>t</w:delText>
        </w:r>
        <w:r w:rsidR="00A24219" w:rsidRPr="00C06094" w:rsidDel="00EA06EF">
          <w:rPr>
            <w:rFonts w:ascii="Mandai Value Serif" w:hAnsi="Mandai Value Serif"/>
            <w:sz w:val="24"/>
            <w:szCs w:val="24"/>
          </w:rPr>
          <w:delText>en</w:delText>
        </w:r>
      </w:del>
      <w:ins w:id="36" w:author="Dajun Wang" w:date="2022-04-20T08:51:00Z">
        <w:r w:rsidR="00EA06EF">
          <w:rPr>
            <w:rFonts w:ascii="Mandai Value Serif" w:hAnsi="Mandai Value Serif"/>
            <w:sz w:val="24"/>
            <w:szCs w:val="24"/>
          </w:rPr>
          <w:t>Ten</w:t>
        </w:r>
      </w:ins>
      <w:r>
        <w:rPr>
          <w:rFonts w:ascii="Mandai Value Serif" w:hAnsi="Mandai Value Serif"/>
          <w:sz w:val="24"/>
          <w:szCs w:val="24"/>
        </w:rPr>
        <w:t xml:space="preserve"> minutes </w:t>
      </w:r>
      <w:commentRangeEnd w:id="33"/>
      <w:r w:rsidR="00887B87">
        <w:rPr>
          <w:rStyle w:val="CommentReference"/>
        </w:rPr>
        <w:commentReference w:id="33"/>
      </w:r>
      <w:r>
        <w:rPr>
          <w:rFonts w:ascii="Mandai Value Serif" w:hAnsi="Mandai Value Serif"/>
          <w:sz w:val="24"/>
          <w:szCs w:val="24"/>
        </w:rPr>
        <w:t xml:space="preserve">when browse is </w:t>
      </w:r>
      <w:r w:rsidR="00C06094">
        <w:rPr>
          <w:rFonts w:ascii="Mandai Value Serif" w:hAnsi="Mandai Value Serif"/>
          <w:sz w:val="24"/>
          <w:szCs w:val="24"/>
        </w:rPr>
        <w:t>offered is</w:t>
      </w:r>
      <w:r w:rsidR="005B6808">
        <w:rPr>
          <w:rFonts w:ascii="Mandai Value Serif" w:hAnsi="Mandai Value Serif"/>
          <w:sz w:val="24"/>
          <w:szCs w:val="24"/>
        </w:rPr>
        <w:t xml:space="preserve"> where</w:t>
      </w:r>
      <w:r>
        <w:rPr>
          <w:rFonts w:ascii="Mandai Value Serif" w:hAnsi="Mandai Value Serif"/>
          <w:sz w:val="24"/>
          <w:szCs w:val="24"/>
        </w:rPr>
        <w:t xml:space="preserve"> they tend to be more active. However, the collection of data depends on the manpower and on</w:t>
      </w:r>
      <w:r w:rsidR="004C2394">
        <w:rPr>
          <w:rFonts w:ascii="Mandai Value Serif" w:hAnsi="Mandai Value Serif"/>
          <w:sz w:val="24"/>
          <w:szCs w:val="24"/>
        </w:rPr>
        <w:t>-</w:t>
      </w:r>
      <w:r>
        <w:rPr>
          <w:rFonts w:ascii="Mandai Value Serif" w:hAnsi="Mandai Value Serif"/>
          <w:sz w:val="24"/>
          <w:szCs w:val="24"/>
        </w:rPr>
        <w:t xml:space="preserve">field tasks. Collection of ethograms would be made in </w:t>
      </w:r>
      <w:ins w:id="37" w:author="Dajun Wang" w:date="2022-04-20T08:51:00Z">
        <w:r w:rsidR="00EA06EF">
          <w:rPr>
            <w:rFonts w:ascii="Mandai Value Serif" w:hAnsi="Mandai Value Serif"/>
            <w:sz w:val="24"/>
            <w:szCs w:val="24"/>
          </w:rPr>
          <w:t>Z</w:t>
        </w:r>
      </w:ins>
      <w:del w:id="38" w:author="Dajun Wang" w:date="2022-04-20T08:51:00Z">
        <w:r w:rsidDel="00EA06EF">
          <w:rPr>
            <w:rFonts w:ascii="Mandai Value Serif" w:hAnsi="Mandai Value Serif"/>
            <w:sz w:val="24"/>
            <w:szCs w:val="24"/>
          </w:rPr>
          <w:delText>z</w:delText>
        </w:r>
      </w:del>
      <w:r>
        <w:rPr>
          <w:rFonts w:ascii="Mandai Value Serif" w:hAnsi="Mandai Value Serif"/>
          <w:sz w:val="24"/>
          <w:szCs w:val="24"/>
        </w:rPr>
        <w:t>oo</w:t>
      </w:r>
      <w:ins w:id="39" w:author="Dajun Wang" w:date="2022-04-20T08:51:00Z">
        <w:r w:rsidR="00EA06EF">
          <w:rPr>
            <w:rFonts w:ascii="Mandai Value Serif" w:hAnsi="Mandai Value Serif"/>
            <w:sz w:val="24"/>
            <w:szCs w:val="24"/>
          </w:rPr>
          <w:t>M</w:t>
        </w:r>
      </w:ins>
      <w:del w:id="40" w:author="Dajun Wang" w:date="2022-04-20T08:51:00Z">
        <w:r w:rsidDel="00EA06EF">
          <w:rPr>
            <w:rFonts w:ascii="Mandai Value Serif" w:hAnsi="Mandai Value Serif"/>
            <w:sz w:val="24"/>
            <w:szCs w:val="24"/>
          </w:rPr>
          <w:delText>m</w:delText>
        </w:r>
      </w:del>
      <w:r>
        <w:rPr>
          <w:rFonts w:ascii="Mandai Value Serif" w:hAnsi="Mandai Value Serif"/>
          <w:sz w:val="24"/>
          <w:szCs w:val="24"/>
        </w:rPr>
        <w:t>onitor</w:t>
      </w:r>
      <w:r w:rsidR="00A24219">
        <w:rPr>
          <w:rFonts w:ascii="Mandai Value Serif" w:hAnsi="Mandai Value Serif"/>
          <w:sz w:val="24"/>
          <w:szCs w:val="24"/>
        </w:rPr>
        <w:t xml:space="preserve">, </w:t>
      </w:r>
      <w:r>
        <w:rPr>
          <w:rFonts w:ascii="Mandai Value Serif" w:hAnsi="Mandai Value Serif"/>
          <w:sz w:val="24"/>
          <w:szCs w:val="24"/>
        </w:rPr>
        <w:t>w</w:t>
      </w:r>
      <w:r w:rsidR="00A24219">
        <w:rPr>
          <w:rFonts w:ascii="Mandai Value Serif" w:hAnsi="Mandai Value Serif"/>
          <w:sz w:val="24"/>
          <w:szCs w:val="24"/>
        </w:rPr>
        <w:t>h</w:t>
      </w:r>
      <w:r>
        <w:rPr>
          <w:rFonts w:ascii="Mandai Value Serif" w:hAnsi="Mandai Value Serif"/>
          <w:sz w:val="24"/>
          <w:szCs w:val="24"/>
        </w:rPr>
        <w:t xml:space="preserve">ere behaviours and outline of the exhibit are first recorded in the </w:t>
      </w:r>
      <w:del w:id="41" w:author="Dajun Wang" w:date="2022-04-20T08:51:00Z">
        <w:r w:rsidDel="00424BBE">
          <w:rPr>
            <w:rFonts w:ascii="Mandai Value Serif" w:hAnsi="Mandai Value Serif"/>
            <w:sz w:val="24"/>
            <w:szCs w:val="24"/>
          </w:rPr>
          <w:delText xml:space="preserve">zoomonitor </w:delText>
        </w:r>
      </w:del>
      <w:ins w:id="42" w:author="Dajun Wang" w:date="2022-04-20T08:51:00Z">
        <w:r w:rsidR="00424BBE">
          <w:rPr>
            <w:rFonts w:ascii="Mandai Value Serif" w:hAnsi="Mandai Value Serif"/>
            <w:sz w:val="24"/>
            <w:szCs w:val="24"/>
          </w:rPr>
          <w:t xml:space="preserve">ZooMonitor </w:t>
        </w:r>
      </w:ins>
      <w:r>
        <w:rPr>
          <w:rFonts w:ascii="Mandai Value Serif" w:hAnsi="Mandai Value Serif"/>
          <w:sz w:val="24"/>
          <w:szCs w:val="24"/>
        </w:rPr>
        <w:t xml:space="preserve">before data collection. </w:t>
      </w:r>
      <w:r w:rsidR="00AB1E2A">
        <w:rPr>
          <w:rFonts w:ascii="Mandai Value Serif" w:hAnsi="Mandai Value Serif"/>
          <w:sz w:val="24"/>
          <w:szCs w:val="24"/>
        </w:rPr>
        <w:t xml:space="preserve">The </w:t>
      </w:r>
      <w:r w:rsidR="00A24219">
        <w:rPr>
          <w:rFonts w:ascii="Mandai Value Serif" w:hAnsi="Mandai Value Serif"/>
          <w:sz w:val="24"/>
          <w:szCs w:val="24"/>
        </w:rPr>
        <w:t>behaviours</w:t>
      </w:r>
      <w:r w:rsidR="00AB1E2A">
        <w:rPr>
          <w:rFonts w:ascii="Mandai Value Serif" w:hAnsi="Mandai Value Serif"/>
          <w:sz w:val="24"/>
          <w:szCs w:val="24"/>
        </w:rPr>
        <w:t xml:space="preserve"> commonly observed in the giraffes are </w:t>
      </w:r>
      <w:commentRangeStart w:id="43"/>
      <w:r w:rsidR="00D02475">
        <w:rPr>
          <w:rFonts w:ascii="Mandai Value Serif" w:hAnsi="Mandai Value Serif"/>
          <w:sz w:val="24"/>
          <w:szCs w:val="24"/>
        </w:rPr>
        <w:t>standing, walking (movement), browsing, lying down, galloping (running), necking, drinking, grooming/scratching/rubbing, flehmen</w:t>
      </w:r>
      <w:r w:rsidR="004C2394">
        <w:rPr>
          <w:rFonts w:ascii="Mandai Value Serif" w:hAnsi="Mandai Value Serif"/>
          <w:sz w:val="24"/>
          <w:szCs w:val="24"/>
        </w:rPr>
        <w:t xml:space="preserve"> response</w:t>
      </w:r>
      <w:r w:rsidR="00D02475">
        <w:rPr>
          <w:rFonts w:ascii="Mandai Value Serif" w:hAnsi="Mandai Value Serif"/>
          <w:sz w:val="24"/>
          <w:szCs w:val="24"/>
        </w:rPr>
        <w:t>, urinating/defecating,</w:t>
      </w:r>
      <w:r w:rsidR="004C2394">
        <w:rPr>
          <w:rFonts w:ascii="Mandai Value Serif" w:hAnsi="Mandai Value Serif"/>
          <w:sz w:val="24"/>
          <w:szCs w:val="24"/>
        </w:rPr>
        <w:t xml:space="preserve"> and lastly </w:t>
      </w:r>
      <w:r w:rsidR="00D02475">
        <w:rPr>
          <w:rFonts w:ascii="Mandai Value Serif" w:hAnsi="Mandai Value Serif"/>
          <w:sz w:val="24"/>
          <w:szCs w:val="24"/>
        </w:rPr>
        <w:t>predator vigilance.</w:t>
      </w:r>
      <w:commentRangeEnd w:id="43"/>
      <w:r w:rsidR="00424BBE">
        <w:rPr>
          <w:rStyle w:val="CommentReference"/>
        </w:rPr>
        <w:commentReference w:id="43"/>
      </w:r>
    </w:p>
    <w:p w14:paraId="4E08056E" w14:textId="36902650" w:rsidR="00AB1E2A" w:rsidRDefault="00AB1E2A" w:rsidP="000C57A6">
      <w:pPr>
        <w:jc w:val="both"/>
        <w:rPr>
          <w:rFonts w:ascii="Mandai Value Serif" w:hAnsi="Mandai Value Serif"/>
          <w:sz w:val="24"/>
          <w:szCs w:val="24"/>
        </w:rPr>
      </w:pPr>
      <w:r>
        <w:rPr>
          <w:rFonts w:ascii="Mandai Value Serif" w:hAnsi="Mandai Value Serif"/>
          <w:sz w:val="24"/>
          <w:szCs w:val="24"/>
        </w:rPr>
        <w:t>The frequency of the giraffe</w:t>
      </w:r>
      <w:r w:rsidR="00EA3C8E">
        <w:rPr>
          <w:rFonts w:ascii="Mandai Value Serif" w:hAnsi="Mandai Value Serif"/>
          <w:sz w:val="24"/>
          <w:szCs w:val="24"/>
        </w:rPr>
        <w:t>s</w:t>
      </w:r>
      <w:r>
        <w:rPr>
          <w:rFonts w:ascii="Mandai Value Serif" w:hAnsi="Mandai Value Serif"/>
          <w:sz w:val="24"/>
          <w:szCs w:val="24"/>
        </w:rPr>
        <w:t xml:space="preserve"> </w:t>
      </w:r>
      <w:r w:rsidR="00A24219">
        <w:rPr>
          <w:rFonts w:ascii="Mandai Value Serif" w:hAnsi="Mandai Value Serif"/>
          <w:sz w:val="24"/>
          <w:szCs w:val="24"/>
        </w:rPr>
        <w:t>exhibiting the behaviours listed and the movement of the giraffe</w:t>
      </w:r>
      <w:r w:rsidR="00EA3C8E">
        <w:rPr>
          <w:rFonts w:ascii="Mandai Value Serif" w:hAnsi="Mandai Value Serif"/>
          <w:sz w:val="24"/>
          <w:szCs w:val="24"/>
        </w:rPr>
        <w:t>s</w:t>
      </w:r>
      <w:r w:rsidR="003B73F7">
        <w:rPr>
          <w:rFonts w:ascii="Mandai Value Serif" w:hAnsi="Mandai Value Serif"/>
          <w:sz w:val="24"/>
          <w:szCs w:val="24"/>
        </w:rPr>
        <w:t xml:space="preserve"> once they are released</w:t>
      </w:r>
      <w:r w:rsidR="00A24219">
        <w:rPr>
          <w:rFonts w:ascii="Mandai Value Serif" w:hAnsi="Mandai Value Serif"/>
          <w:sz w:val="24"/>
          <w:szCs w:val="24"/>
        </w:rPr>
        <w:t xml:space="preserve"> in</w:t>
      </w:r>
      <w:r w:rsidR="003B73F7">
        <w:rPr>
          <w:rFonts w:ascii="Mandai Value Serif" w:hAnsi="Mandai Value Serif"/>
          <w:sz w:val="24"/>
          <w:szCs w:val="24"/>
        </w:rPr>
        <w:t>to</w:t>
      </w:r>
      <w:r w:rsidR="00A24219">
        <w:rPr>
          <w:rFonts w:ascii="Mandai Value Serif" w:hAnsi="Mandai Value Serif"/>
          <w:sz w:val="24"/>
          <w:szCs w:val="24"/>
        </w:rPr>
        <w:t xml:space="preserve"> the exhibit will be recorded in the </w:t>
      </w:r>
      <w:del w:id="44" w:author="Dajun Wang" w:date="2022-04-20T08:52:00Z">
        <w:r w:rsidR="00A24219" w:rsidDel="00424BBE">
          <w:rPr>
            <w:rFonts w:ascii="Mandai Value Serif" w:hAnsi="Mandai Value Serif"/>
            <w:sz w:val="24"/>
            <w:szCs w:val="24"/>
          </w:rPr>
          <w:delText>zoomo</w:delText>
        </w:r>
        <w:r w:rsidR="00EA3C8E" w:rsidDel="00424BBE">
          <w:rPr>
            <w:rFonts w:ascii="Mandai Value Serif" w:hAnsi="Mandai Value Serif"/>
            <w:sz w:val="24"/>
            <w:szCs w:val="24"/>
          </w:rPr>
          <w:delText>ni</w:delText>
        </w:r>
        <w:r w:rsidR="00A24219" w:rsidDel="00424BBE">
          <w:rPr>
            <w:rFonts w:ascii="Mandai Value Serif" w:hAnsi="Mandai Value Serif"/>
            <w:sz w:val="24"/>
            <w:szCs w:val="24"/>
          </w:rPr>
          <w:delText>tor</w:delText>
        </w:r>
      </w:del>
      <w:ins w:id="45" w:author="Dajun Wang" w:date="2022-04-20T08:52:00Z">
        <w:r w:rsidR="00424BBE">
          <w:rPr>
            <w:rFonts w:ascii="Mandai Value Serif" w:hAnsi="Mandai Value Serif"/>
            <w:sz w:val="24"/>
            <w:szCs w:val="24"/>
          </w:rPr>
          <w:t>ZooMonitor</w:t>
        </w:r>
      </w:ins>
      <w:r w:rsidR="00A24219">
        <w:rPr>
          <w:rFonts w:ascii="Mandai Value Serif" w:hAnsi="Mandai Value Serif"/>
          <w:sz w:val="24"/>
          <w:szCs w:val="24"/>
        </w:rPr>
        <w:t xml:space="preserve">. </w:t>
      </w:r>
    </w:p>
    <w:p w14:paraId="77676D1C" w14:textId="633B4715" w:rsidR="005C7B2A" w:rsidRDefault="005C7B2A" w:rsidP="000C57A6">
      <w:pPr>
        <w:jc w:val="both"/>
        <w:rPr>
          <w:ins w:id="46" w:author="Dajun Wang" w:date="2022-04-20T09:00:00Z"/>
          <w:rFonts w:ascii="Mandai Value Serif" w:hAnsi="Mandai Value Serif"/>
          <w:sz w:val="24"/>
          <w:szCs w:val="24"/>
        </w:rPr>
      </w:pPr>
      <w:r>
        <w:rPr>
          <w:rFonts w:ascii="Mandai Value Serif" w:hAnsi="Mandai Value Serif" w:hint="eastAsia"/>
          <w:sz w:val="24"/>
          <w:szCs w:val="24"/>
        </w:rPr>
        <w:t>The</w:t>
      </w:r>
      <w:r>
        <w:rPr>
          <w:rFonts w:ascii="Mandai Value Serif" w:hAnsi="Mandai Value Serif"/>
          <w:sz w:val="24"/>
          <w:szCs w:val="24"/>
        </w:rPr>
        <w:t xml:space="preserve"> preference of the browse would be measured </w:t>
      </w:r>
      <w:r w:rsidRPr="00EB3A3B">
        <w:rPr>
          <w:rFonts w:ascii="Mandai Value Serif" w:hAnsi="Mandai Value Serif"/>
          <w:sz w:val="24"/>
          <w:szCs w:val="24"/>
        </w:rPr>
        <w:t>using estimation method</w:t>
      </w:r>
      <w:r w:rsidR="00C06094" w:rsidRPr="00EB3A3B">
        <w:rPr>
          <w:rFonts w:ascii="Mandai Value Serif" w:hAnsi="Mandai Value Serif"/>
          <w:sz w:val="24"/>
          <w:szCs w:val="24"/>
        </w:rPr>
        <w:t xml:space="preserve"> by bundle</w:t>
      </w:r>
      <w:r w:rsidRPr="00EB3A3B">
        <w:rPr>
          <w:rFonts w:ascii="Mandai Value Serif" w:hAnsi="Mandai Value Serif"/>
          <w:sz w:val="24"/>
          <w:szCs w:val="24"/>
        </w:rPr>
        <w:t xml:space="preserve">. </w:t>
      </w:r>
      <w:r w:rsidR="005B1155" w:rsidRPr="00EB3A3B">
        <w:rPr>
          <w:rFonts w:ascii="Mandai Value Serif" w:hAnsi="Mandai Value Serif"/>
          <w:sz w:val="24"/>
          <w:szCs w:val="24"/>
        </w:rPr>
        <w:t>For example, one delivered 20</w:t>
      </w:r>
      <w:ins w:id="47" w:author="Dajun Wang" w:date="2022-04-20T08:56:00Z">
        <w:r w:rsidR="003E0FB3">
          <w:rPr>
            <w:rFonts w:ascii="Mandai Value Serif" w:hAnsi="Mandai Value Serif"/>
            <w:sz w:val="24"/>
            <w:szCs w:val="24"/>
          </w:rPr>
          <w:t xml:space="preserve"> </w:t>
        </w:r>
      </w:ins>
      <w:r w:rsidR="005B1155" w:rsidRPr="00EB3A3B">
        <w:rPr>
          <w:rFonts w:ascii="Mandai Value Serif" w:hAnsi="Mandai Value Serif"/>
          <w:sz w:val="24"/>
          <w:szCs w:val="24"/>
        </w:rPr>
        <w:t>kg bundle will be split into two 10</w:t>
      </w:r>
      <w:ins w:id="48" w:author="Dajun Wang" w:date="2022-04-20T08:56:00Z">
        <w:r w:rsidR="003E0FB3">
          <w:rPr>
            <w:rFonts w:ascii="Mandai Value Serif" w:hAnsi="Mandai Value Serif"/>
            <w:sz w:val="24"/>
            <w:szCs w:val="24"/>
          </w:rPr>
          <w:t xml:space="preserve"> </w:t>
        </w:r>
      </w:ins>
      <w:r w:rsidR="005B1155" w:rsidRPr="00EB3A3B">
        <w:rPr>
          <w:rFonts w:ascii="Mandai Value Serif" w:hAnsi="Mandai Value Serif"/>
          <w:sz w:val="24"/>
          <w:szCs w:val="24"/>
        </w:rPr>
        <w:t xml:space="preserve">kg bundles and hung in the </w:t>
      </w:r>
      <w:del w:id="49" w:author="Dajun Wang" w:date="2022-04-20T08:56:00Z">
        <w:r w:rsidR="005B1155" w:rsidRPr="00EB3A3B" w:rsidDel="001B6456">
          <w:rPr>
            <w:rFonts w:ascii="Mandai Value Serif" w:hAnsi="Mandai Value Serif"/>
            <w:sz w:val="24"/>
            <w:szCs w:val="24"/>
          </w:rPr>
          <w:delText xml:space="preserve">required </w:delText>
        </w:r>
      </w:del>
      <w:ins w:id="50" w:author="Dajun Wang" w:date="2022-04-20T08:56:00Z">
        <w:r w:rsidR="001B6456">
          <w:rPr>
            <w:rFonts w:ascii="Mandai Value Serif" w:hAnsi="Mandai Value Serif"/>
            <w:sz w:val="24"/>
            <w:szCs w:val="24"/>
          </w:rPr>
          <w:t>designated</w:t>
        </w:r>
        <w:r w:rsidR="001B6456" w:rsidRPr="00EB3A3B">
          <w:rPr>
            <w:rFonts w:ascii="Mandai Value Serif" w:hAnsi="Mandai Value Serif"/>
            <w:sz w:val="24"/>
            <w:szCs w:val="24"/>
          </w:rPr>
          <w:t xml:space="preserve"> </w:t>
        </w:r>
      </w:ins>
      <w:r w:rsidR="005B1155" w:rsidRPr="00EB3A3B">
        <w:rPr>
          <w:rFonts w:ascii="Mandai Value Serif" w:hAnsi="Mandai Value Serif"/>
          <w:sz w:val="24"/>
          <w:szCs w:val="24"/>
        </w:rPr>
        <w:t>areas</w:t>
      </w:r>
      <w:ins w:id="51" w:author="Dajun Wang" w:date="2022-04-20T08:56:00Z">
        <w:r w:rsidR="001B6456">
          <w:rPr>
            <w:rFonts w:ascii="Mandai Value Serif" w:hAnsi="Mandai Value Serif"/>
            <w:sz w:val="24"/>
            <w:szCs w:val="24"/>
          </w:rPr>
          <w:t xml:space="preserve"> (i.e., Area A</w:t>
        </w:r>
      </w:ins>
      <w:ins w:id="52" w:author="Dajun Wang" w:date="2022-04-20T08:57:00Z">
        <w:r w:rsidR="001B6456">
          <w:rPr>
            <w:rFonts w:ascii="Mandai Value Serif" w:hAnsi="Mandai Value Serif"/>
            <w:sz w:val="24"/>
            <w:szCs w:val="24"/>
          </w:rPr>
          <w:t xml:space="preserve"> – D) </w:t>
        </w:r>
      </w:ins>
      <w:r w:rsidR="005B1155" w:rsidRPr="00EB3A3B">
        <w:rPr>
          <w:rFonts w:ascii="Mandai Value Serif" w:hAnsi="Mandai Value Serif"/>
          <w:sz w:val="24"/>
          <w:szCs w:val="24"/>
        </w:rPr>
        <w:t xml:space="preserve"> </w:t>
      </w:r>
      <w:del w:id="53" w:author="Dajun Wang" w:date="2022-04-20T08:56:00Z">
        <w:r w:rsidR="005B1155" w:rsidRPr="00EB3A3B" w:rsidDel="001B6456">
          <w:rPr>
            <w:rFonts w:ascii="Mandai Value Serif" w:hAnsi="Mandai Value Serif"/>
            <w:sz w:val="24"/>
            <w:szCs w:val="24"/>
          </w:rPr>
          <w:delText>for the ethogram</w:delText>
        </w:r>
      </w:del>
      <w:ins w:id="54" w:author="Dajun Wang" w:date="2022-04-20T08:56:00Z">
        <w:r w:rsidR="001B6456">
          <w:rPr>
            <w:rFonts w:ascii="Mandai Value Serif" w:hAnsi="Mandai Value Serif"/>
            <w:sz w:val="24"/>
            <w:szCs w:val="24"/>
          </w:rPr>
          <w:t>within the exhibit (Figure 1)</w:t>
        </w:r>
      </w:ins>
      <w:r w:rsidR="005B1155" w:rsidRPr="00EB3A3B">
        <w:rPr>
          <w:rFonts w:ascii="Mandai Value Serif" w:hAnsi="Mandai Value Serif"/>
          <w:sz w:val="24"/>
          <w:szCs w:val="24"/>
        </w:rPr>
        <w:t xml:space="preserve">. </w:t>
      </w:r>
      <w:commentRangeStart w:id="55"/>
      <w:commentRangeStart w:id="56"/>
      <w:r w:rsidR="005B1155" w:rsidRPr="00EB3A3B">
        <w:rPr>
          <w:rFonts w:ascii="Mandai Value Serif" w:hAnsi="Mandai Value Serif"/>
          <w:sz w:val="24"/>
          <w:szCs w:val="24"/>
        </w:rPr>
        <w:t>If the animal consumed at least half of the split bundle, it would mean that it is considered consumed</w:t>
      </w:r>
      <w:commentRangeEnd w:id="55"/>
      <w:r w:rsidR="00C725C1">
        <w:rPr>
          <w:rStyle w:val="CommentReference"/>
        </w:rPr>
        <w:commentReference w:id="55"/>
      </w:r>
      <w:commentRangeEnd w:id="56"/>
      <w:r w:rsidR="00F55262">
        <w:rPr>
          <w:rStyle w:val="CommentReference"/>
        </w:rPr>
        <w:commentReference w:id="56"/>
      </w:r>
      <w:r w:rsidR="005B1155" w:rsidRPr="00EB3A3B">
        <w:rPr>
          <w:rFonts w:ascii="Mandai Value Serif" w:hAnsi="Mandai Value Serif"/>
          <w:sz w:val="24"/>
          <w:szCs w:val="24"/>
        </w:rPr>
        <w:t>.</w:t>
      </w:r>
      <w:r w:rsidR="005B1155">
        <w:rPr>
          <w:rFonts w:ascii="Mandai Value Serif" w:hAnsi="Mandai Value Serif"/>
          <w:sz w:val="24"/>
          <w:szCs w:val="24"/>
        </w:rPr>
        <w:t xml:space="preserve"> </w:t>
      </w:r>
    </w:p>
    <w:p w14:paraId="7422EA29" w14:textId="7A7E188F" w:rsidR="00095963" w:rsidRDefault="00095963" w:rsidP="000C57A6">
      <w:pPr>
        <w:jc w:val="both"/>
        <w:rPr>
          <w:ins w:id="57" w:author="Dajun Wang" w:date="2022-04-20T09:00:00Z"/>
          <w:rFonts w:ascii="Mandai Value Serif" w:hAnsi="Mandai Value Serif"/>
          <w:sz w:val="24"/>
          <w:szCs w:val="24"/>
        </w:rPr>
      </w:pPr>
    </w:p>
    <w:p w14:paraId="2FD12950" w14:textId="77777777" w:rsidR="008A2858" w:rsidRDefault="00095963" w:rsidP="00B10108">
      <w:pPr>
        <w:pStyle w:val="ListParagraph"/>
        <w:numPr>
          <w:ilvl w:val="0"/>
          <w:numId w:val="1"/>
        </w:numPr>
        <w:jc w:val="both"/>
        <w:rPr>
          <w:ins w:id="58" w:author="Dajun Wang" w:date="2022-04-20T09:20:00Z"/>
          <w:rFonts w:ascii="Mandai Value Serif" w:hAnsi="Mandai Value Serif"/>
          <w:sz w:val="24"/>
          <w:szCs w:val="24"/>
        </w:rPr>
      </w:pPr>
      <w:ins w:id="59" w:author="Dajun Wang" w:date="2022-04-20T09:00:00Z">
        <w:r w:rsidRPr="008A2858">
          <w:rPr>
            <w:rFonts w:ascii="Mandai Value Serif" w:hAnsi="Mandai Value Serif"/>
            <w:sz w:val="24"/>
            <w:szCs w:val="24"/>
            <w:rPrChange w:id="60" w:author="Dajun Wang" w:date="2022-04-20T09:20:00Z">
              <w:rPr/>
            </w:rPrChange>
          </w:rPr>
          <w:t>Good idea to also record the weather (climate, temperature) for each observation / da</w:t>
        </w:r>
        <w:r w:rsidR="009964FE" w:rsidRPr="008A2858">
          <w:rPr>
            <w:rFonts w:ascii="Mandai Value Serif" w:hAnsi="Mandai Value Serif"/>
            <w:sz w:val="24"/>
            <w:szCs w:val="24"/>
            <w:rPrChange w:id="61" w:author="Dajun Wang" w:date="2022-04-20T09:20:00Z">
              <w:rPr/>
            </w:rPrChange>
          </w:rPr>
          <w:t>y.</w:t>
        </w:r>
      </w:ins>
    </w:p>
    <w:p w14:paraId="64095E5F" w14:textId="7553EDA7" w:rsidR="009964FE" w:rsidRPr="008A2858" w:rsidRDefault="009964FE">
      <w:pPr>
        <w:pStyle w:val="ListParagraph"/>
        <w:numPr>
          <w:ilvl w:val="0"/>
          <w:numId w:val="1"/>
        </w:numPr>
        <w:jc w:val="both"/>
        <w:rPr>
          <w:ins w:id="62" w:author="Dajun Wang" w:date="2022-04-20T09:17:00Z"/>
          <w:rFonts w:ascii="Mandai Value Serif" w:hAnsi="Mandai Value Serif"/>
          <w:sz w:val="24"/>
          <w:szCs w:val="24"/>
        </w:rPr>
        <w:pPrChange w:id="63" w:author="Dajun Wang" w:date="2022-04-20T09:20:00Z">
          <w:pPr>
            <w:jc w:val="both"/>
          </w:pPr>
        </w:pPrChange>
      </w:pPr>
      <w:ins w:id="64" w:author="Dajun Wang" w:date="2022-04-20T09:00:00Z">
        <w:r w:rsidRPr="008A2858">
          <w:rPr>
            <w:rFonts w:ascii="Mandai Value Serif" w:hAnsi="Mandai Value Serif"/>
            <w:sz w:val="24"/>
            <w:szCs w:val="24"/>
          </w:rPr>
          <w:t xml:space="preserve">Also a good idea </w:t>
        </w:r>
      </w:ins>
      <w:ins w:id="65" w:author="Dajun Wang" w:date="2022-04-20T09:01:00Z">
        <w:r w:rsidRPr="008A2858">
          <w:rPr>
            <w:rFonts w:ascii="Mandai Value Serif" w:hAnsi="Mandai Value Serif"/>
            <w:sz w:val="24"/>
            <w:szCs w:val="24"/>
          </w:rPr>
          <w:t>to take note of the presence of visitors (e.g., counts)</w:t>
        </w:r>
        <w:r w:rsidR="00F15002" w:rsidRPr="008A2858">
          <w:rPr>
            <w:rFonts w:ascii="Mandai Value Serif" w:hAnsi="Mandai Value Serif"/>
            <w:sz w:val="24"/>
            <w:szCs w:val="24"/>
          </w:rPr>
          <w:t xml:space="preserve"> for each observation.</w:t>
        </w:r>
      </w:ins>
    </w:p>
    <w:p w14:paraId="69F07CEC" w14:textId="63585F9A" w:rsidR="00F30EE0" w:rsidRDefault="00A13EC5" w:rsidP="000C57A6">
      <w:pPr>
        <w:jc w:val="both"/>
        <w:rPr>
          <w:ins w:id="66" w:author="Dajun Wang" w:date="2022-04-20T09:17:00Z"/>
          <w:rFonts w:ascii="Mandai Value Serif" w:hAnsi="Mandai Value Serif"/>
          <w:sz w:val="24"/>
          <w:szCs w:val="24"/>
        </w:rPr>
      </w:pPr>
      <w:ins w:id="67" w:author="Dajun Wang" w:date="2022-04-20T09:20:00Z">
        <w:r>
          <w:rPr>
            <w:rFonts w:ascii="Mandai Value Serif" w:hAnsi="Mandai Value Serif"/>
            <w:sz w:val="24"/>
            <w:szCs w:val="24"/>
          </w:rPr>
          <w:lastRenderedPageBreak/>
          <w:t>Table 1: Proposed combination between browse species (</w:t>
        </w:r>
      </w:ins>
      <w:ins w:id="68" w:author="Dajun Wang" w:date="2022-04-20T09:21:00Z">
        <w:r>
          <w:rPr>
            <w:rFonts w:ascii="Mandai Value Serif" w:hAnsi="Mandai Value Serif"/>
            <w:sz w:val="24"/>
            <w:szCs w:val="24"/>
          </w:rPr>
          <w:t>A— E)</w:t>
        </w:r>
      </w:ins>
    </w:p>
    <w:tbl>
      <w:tblPr>
        <w:tblStyle w:val="TableGrid"/>
        <w:tblW w:w="0" w:type="auto"/>
        <w:tblLook w:val="04A0" w:firstRow="1" w:lastRow="0" w:firstColumn="1" w:lastColumn="0" w:noHBand="0" w:noVBand="1"/>
        <w:tblPrChange w:id="69" w:author="Dajun Wang" w:date="2022-04-20T09:59:00Z">
          <w:tblPr>
            <w:tblStyle w:val="TableGrid"/>
            <w:tblW w:w="0" w:type="auto"/>
            <w:tblLook w:val="04A0" w:firstRow="1" w:lastRow="0" w:firstColumn="1" w:lastColumn="0" w:noHBand="0" w:noVBand="1"/>
          </w:tblPr>
        </w:tblPrChange>
      </w:tblPr>
      <w:tblGrid>
        <w:gridCol w:w="1310"/>
        <w:gridCol w:w="1541"/>
        <w:gridCol w:w="1541"/>
        <w:gridCol w:w="1541"/>
        <w:gridCol w:w="1541"/>
        <w:gridCol w:w="1542"/>
        <w:tblGridChange w:id="70">
          <w:tblGrid>
            <w:gridCol w:w="1803"/>
            <w:gridCol w:w="1803"/>
            <w:gridCol w:w="1803"/>
            <w:gridCol w:w="1803"/>
            <w:gridCol w:w="1803"/>
            <w:gridCol w:w="1804"/>
          </w:tblGrid>
        </w:tblGridChange>
      </w:tblGrid>
      <w:tr w:rsidR="00227CBA" w14:paraId="499C6DD0" w14:textId="77777777" w:rsidTr="002E3ED7">
        <w:trPr>
          <w:ins w:id="71" w:author="Dajun Wang" w:date="2022-04-20T09:17:00Z"/>
        </w:trPr>
        <w:tc>
          <w:tcPr>
            <w:tcW w:w="1310" w:type="dxa"/>
            <w:shd w:val="clear" w:color="auto" w:fill="auto"/>
            <w:tcPrChange w:id="72" w:author="Dajun Wang" w:date="2022-04-20T09:59:00Z">
              <w:tcPr>
                <w:tcW w:w="1803" w:type="dxa"/>
              </w:tcPr>
            </w:tcPrChange>
          </w:tcPr>
          <w:p w14:paraId="4D3326EB" w14:textId="77777777" w:rsidR="00227CBA" w:rsidRPr="001334FB" w:rsidRDefault="00227CBA" w:rsidP="000C57A6">
            <w:pPr>
              <w:jc w:val="both"/>
              <w:rPr>
                <w:ins w:id="73" w:author="Dajun Wang" w:date="2022-04-20T09:58:00Z"/>
                <w:rFonts w:ascii="Mandai Value Serif" w:hAnsi="Mandai Value Serif"/>
                <w:b/>
                <w:bCs/>
                <w:sz w:val="24"/>
                <w:szCs w:val="24"/>
              </w:rPr>
            </w:pPr>
          </w:p>
        </w:tc>
        <w:tc>
          <w:tcPr>
            <w:tcW w:w="1541" w:type="dxa"/>
            <w:tcPrChange w:id="74" w:author="Dajun Wang" w:date="2022-04-20T09:59:00Z">
              <w:tcPr>
                <w:tcW w:w="1803" w:type="dxa"/>
              </w:tcPr>
            </w:tcPrChange>
          </w:tcPr>
          <w:p w14:paraId="2034B549" w14:textId="65BF301F" w:rsidR="00227CBA" w:rsidRPr="001334FB" w:rsidRDefault="00EA030B" w:rsidP="000C57A6">
            <w:pPr>
              <w:jc w:val="both"/>
              <w:rPr>
                <w:ins w:id="75" w:author="Dajun Wang" w:date="2022-04-20T09:17:00Z"/>
                <w:rFonts w:ascii="Mandai Value Serif" w:hAnsi="Mandai Value Serif"/>
                <w:b/>
                <w:bCs/>
                <w:sz w:val="24"/>
                <w:szCs w:val="24"/>
                <w:rPrChange w:id="76" w:author="Dajun Wang" w:date="2022-04-20T09:22:00Z">
                  <w:rPr>
                    <w:ins w:id="77" w:author="Dajun Wang" w:date="2022-04-20T09:17:00Z"/>
                    <w:rFonts w:ascii="Mandai Value Serif" w:hAnsi="Mandai Value Serif"/>
                    <w:sz w:val="24"/>
                    <w:szCs w:val="24"/>
                  </w:rPr>
                </w:rPrChange>
              </w:rPr>
            </w:pPr>
            <w:ins w:id="78" w:author="Dajun Wang" w:date="2022-05-02T07:44:00Z">
              <w:r>
                <w:rPr>
                  <w:rFonts w:ascii="Mandai Value Serif" w:hAnsi="Mandai Value Serif"/>
                  <w:b/>
                  <w:bCs/>
                  <w:sz w:val="24"/>
                  <w:szCs w:val="24"/>
                </w:rPr>
                <w:t>Starfruit</w:t>
              </w:r>
            </w:ins>
            <w:ins w:id="79" w:author="Dajun Wang" w:date="2022-05-02T07:47:00Z">
              <w:r w:rsidR="00C95C4A">
                <w:rPr>
                  <w:rFonts w:ascii="Mandai Value Serif" w:hAnsi="Mandai Value Serif"/>
                  <w:b/>
                  <w:bCs/>
                  <w:sz w:val="24"/>
                  <w:szCs w:val="24"/>
                </w:rPr>
                <w:t xml:space="preserve"> (A)</w:t>
              </w:r>
            </w:ins>
          </w:p>
        </w:tc>
        <w:tc>
          <w:tcPr>
            <w:tcW w:w="1541" w:type="dxa"/>
            <w:tcPrChange w:id="80" w:author="Dajun Wang" w:date="2022-04-20T09:59:00Z">
              <w:tcPr>
                <w:tcW w:w="1803" w:type="dxa"/>
              </w:tcPr>
            </w:tcPrChange>
          </w:tcPr>
          <w:p w14:paraId="211B8511" w14:textId="3389426C" w:rsidR="00227CBA" w:rsidRPr="001334FB" w:rsidRDefault="00EA030B" w:rsidP="000C57A6">
            <w:pPr>
              <w:jc w:val="both"/>
              <w:rPr>
                <w:ins w:id="81" w:author="Dajun Wang" w:date="2022-04-20T09:17:00Z"/>
                <w:rFonts w:ascii="Mandai Value Serif" w:hAnsi="Mandai Value Serif"/>
                <w:b/>
                <w:bCs/>
                <w:sz w:val="24"/>
                <w:szCs w:val="24"/>
                <w:rPrChange w:id="82" w:author="Dajun Wang" w:date="2022-04-20T09:22:00Z">
                  <w:rPr>
                    <w:ins w:id="83" w:author="Dajun Wang" w:date="2022-04-20T09:17:00Z"/>
                    <w:rFonts w:ascii="Mandai Value Serif" w:hAnsi="Mandai Value Serif"/>
                    <w:sz w:val="24"/>
                    <w:szCs w:val="24"/>
                  </w:rPr>
                </w:rPrChange>
              </w:rPr>
            </w:pPr>
            <w:ins w:id="84" w:author="Dajun Wang" w:date="2022-05-02T07:44:00Z">
              <w:r>
                <w:rPr>
                  <w:rFonts w:ascii="Mandai Value Serif" w:hAnsi="Mandai Value Serif"/>
                  <w:b/>
                  <w:bCs/>
                  <w:sz w:val="24"/>
                  <w:szCs w:val="24"/>
                </w:rPr>
                <w:t>Nangka</w:t>
              </w:r>
            </w:ins>
            <w:ins w:id="85" w:author="Dajun Wang" w:date="2022-05-02T07:48:00Z">
              <w:r w:rsidR="00C95C4A">
                <w:rPr>
                  <w:rFonts w:ascii="Mandai Value Serif" w:hAnsi="Mandai Value Serif"/>
                  <w:b/>
                  <w:bCs/>
                  <w:sz w:val="24"/>
                  <w:szCs w:val="24"/>
                </w:rPr>
                <w:t xml:space="preserve"> (B)</w:t>
              </w:r>
            </w:ins>
          </w:p>
        </w:tc>
        <w:tc>
          <w:tcPr>
            <w:tcW w:w="1541" w:type="dxa"/>
            <w:tcPrChange w:id="86" w:author="Dajun Wang" w:date="2022-04-20T09:59:00Z">
              <w:tcPr>
                <w:tcW w:w="1803" w:type="dxa"/>
              </w:tcPr>
            </w:tcPrChange>
          </w:tcPr>
          <w:p w14:paraId="37CCA4F5" w14:textId="38B18CA3" w:rsidR="00227CBA" w:rsidRPr="001334FB" w:rsidRDefault="00EA030B" w:rsidP="000C57A6">
            <w:pPr>
              <w:jc w:val="both"/>
              <w:rPr>
                <w:ins w:id="87" w:author="Dajun Wang" w:date="2022-04-20T09:17:00Z"/>
                <w:rFonts w:ascii="Mandai Value Serif" w:hAnsi="Mandai Value Serif"/>
                <w:b/>
                <w:bCs/>
                <w:sz w:val="24"/>
                <w:szCs w:val="24"/>
                <w:rPrChange w:id="88" w:author="Dajun Wang" w:date="2022-04-20T09:22:00Z">
                  <w:rPr>
                    <w:ins w:id="89" w:author="Dajun Wang" w:date="2022-04-20T09:17:00Z"/>
                    <w:rFonts w:ascii="Mandai Value Serif" w:hAnsi="Mandai Value Serif"/>
                    <w:sz w:val="24"/>
                    <w:szCs w:val="24"/>
                  </w:rPr>
                </w:rPrChange>
              </w:rPr>
            </w:pPr>
            <w:ins w:id="90" w:author="Dajun Wang" w:date="2022-05-02T07:44:00Z">
              <w:r>
                <w:rPr>
                  <w:rFonts w:ascii="Mandai Value Serif" w:hAnsi="Mandai Value Serif"/>
                  <w:b/>
                  <w:bCs/>
                  <w:sz w:val="24"/>
                  <w:szCs w:val="24"/>
                </w:rPr>
                <w:t>Fishtail</w:t>
              </w:r>
            </w:ins>
            <w:ins w:id="91" w:author="Dajun Wang" w:date="2022-05-02T07:48:00Z">
              <w:r w:rsidR="00C95C4A">
                <w:rPr>
                  <w:rFonts w:ascii="Mandai Value Serif" w:hAnsi="Mandai Value Serif"/>
                  <w:b/>
                  <w:bCs/>
                  <w:sz w:val="24"/>
                  <w:szCs w:val="24"/>
                </w:rPr>
                <w:t xml:space="preserve"> (C)</w:t>
              </w:r>
            </w:ins>
          </w:p>
        </w:tc>
        <w:tc>
          <w:tcPr>
            <w:tcW w:w="1541" w:type="dxa"/>
            <w:tcPrChange w:id="92" w:author="Dajun Wang" w:date="2022-04-20T09:59:00Z">
              <w:tcPr>
                <w:tcW w:w="1803" w:type="dxa"/>
              </w:tcPr>
            </w:tcPrChange>
          </w:tcPr>
          <w:p w14:paraId="40E1254B" w14:textId="6CA879CE" w:rsidR="00227CBA" w:rsidRPr="001334FB" w:rsidRDefault="00EA030B" w:rsidP="000C57A6">
            <w:pPr>
              <w:jc w:val="both"/>
              <w:rPr>
                <w:ins w:id="93" w:author="Dajun Wang" w:date="2022-04-20T09:17:00Z"/>
                <w:rFonts w:ascii="Mandai Value Serif" w:hAnsi="Mandai Value Serif"/>
                <w:b/>
                <w:bCs/>
                <w:sz w:val="24"/>
                <w:szCs w:val="24"/>
                <w:rPrChange w:id="94" w:author="Dajun Wang" w:date="2022-04-20T09:22:00Z">
                  <w:rPr>
                    <w:ins w:id="95" w:author="Dajun Wang" w:date="2022-04-20T09:17:00Z"/>
                    <w:rFonts w:ascii="Mandai Value Serif" w:hAnsi="Mandai Value Serif"/>
                    <w:sz w:val="24"/>
                    <w:szCs w:val="24"/>
                  </w:rPr>
                </w:rPrChange>
              </w:rPr>
            </w:pPr>
            <w:ins w:id="96" w:author="Dajun Wang" w:date="2022-05-02T07:44:00Z">
              <w:r>
                <w:rPr>
                  <w:rFonts w:ascii="Mandai Value Serif" w:hAnsi="Mandai Value Serif"/>
                  <w:b/>
                  <w:bCs/>
                  <w:sz w:val="24"/>
                  <w:szCs w:val="24"/>
                </w:rPr>
                <w:t>Acacia</w:t>
              </w:r>
            </w:ins>
            <w:ins w:id="97" w:author="Dajun Wang" w:date="2022-05-02T07:48:00Z">
              <w:r w:rsidR="00C95C4A">
                <w:rPr>
                  <w:rFonts w:ascii="Mandai Value Serif" w:hAnsi="Mandai Value Serif"/>
                  <w:b/>
                  <w:bCs/>
                  <w:sz w:val="24"/>
                  <w:szCs w:val="24"/>
                </w:rPr>
                <w:t xml:space="preserve"> (D)</w:t>
              </w:r>
            </w:ins>
          </w:p>
        </w:tc>
        <w:tc>
          <w:tcPr>
            <w:tcW w:w="1542" w:type="dxa"/>
            <w:tcPrChange w:id="98" w:author="Dajun Wang" w:date="2022-04-20T09:59:00Z">
              <w:tcPr>
                <w:tcW w:w="1804" w:type="dxa"/>
              </w:tcPr>
            </w:tcPrChange>
          </w:tcPr>
          <w:p w14:paraId="1860835E" w14:textId="4593DF62" w:rsidR="00227CBA" w:rsidRPr="001334FB" w:rsidRDefault="007A3D9C" w:rsidP="000C57A6">
            <w:pPr>
              <w:jc w:val="both"/>
              <w:rPr>
                <w:ins w:id="99" w:author="Dajun Wang" w:date="2022-04-20T09:17:00Z"/>
                <w:rFonts w:ascii="Mandai Value Serif" w:hAnsi="Mandai Value Serif"/>
                <w:b/>
                <w:bCs/>
                <w:sz w:val="24"/>
                <w:szCs w:val="24"/>
                <w:rPrChange w:id="100" w:author="Dajun Wang" w:date="2022-04-20T09:22:00Z">
                  <w:rPr>
                    <w:ins w:id="101" w:author="Dajun Wang" w:date="2022-04-20T09:17:00Z"/>
                    <w:rFonts w:ascii="Mandai Value Serif" w:hAnsi="Mandai Value Serif"/>
                    <w:sz w:val="24"/>
                    <w:szCs w:val="24"/>
                  </w:rPr>
                </w:rPrChange>
              </w:rPr>
            </w:pPr>
            <w:ins w:id="102" w:author="Dajun Wang" w:date="2022-05-02T07:45:00Z">
              <w:r>
                <w:rPr>
                  <w:rFonts w:ascii="Mandai Value Serif" w:hAnsi="Mandai Value Serif"/>
                  <w:b/>
                  <w:bCs/>
                  <w:sz w:val="24"/>
                  <w:szCs w:val="24"/>
                </w:rPr>
                <w:t>Saga</w:t>
              </w:r>
            </w:ins>
            <w:ins w:id="103" w:author="Dajun Wang" w:date="2022-05-02T07:48:00Z">
              <w:r w:rsidR="00C95C4A">
                <w:rPr>
                  <w:rFonts w:ascii="Mandai Value Serif" w:hAnsi="Mandai Value Serif"/>
                  <w:b/>
                  <w:bCs/>
                  <w:sz w:val="24"/>
                  <w:szCs w:val="24"/>
                </w:rPr>
                <w:t xml:space="preserve"> (E)</w:t>
              </w:r>
            </w:ins>
          </w:p>
        </w:tc>
      </w:tr>
      <w:tr w:rsidR="00227CBA" w14:paraId="3BFE930E" w14:textId="77777777" w:rsidTr="002E3ED7">
        <w:trPr>
          <w:ins w:id="104" w:author="Dajun Wang" w:date="2022-04-20T09:17:00Z"/>
        </w:trPr>
        <w:tc>
          <w:tcPr>
            <w:tcW w:w="1310" w:type="dxa"/>
            <w:shd w:val="clear" w:color="auto" w:fill="auto"/>
            <w:tcPrChange w:id="105" w:author="Dajun Wang" w:date="2022-04-20T09:59:00Z">
              <w:tcPr>
                <w:tcW w:w="1803" w:type="dxa"/>
                <w:shd w:val="clear" w:color="auto" w:fill="7F7F7F" w:themeFill="text1" w:themeFillTint="80"/>
              </w:tcPr>
            </w:tcPrChange>
          </w:tcPr>
          <w:p w14:paraId="7AD17773" w14:textId="66CD4193" w:rsidR="00227CBA" w:rsidRPr="008A2858" w:rsidRDefault="007A3D9C" w:rsidP="000C57A6">
            <w:pPr>
              <w:jc w:val="both"/>
              <w:rPr>
                <w:ins w:id="106" w:author="Dajun Wang" w:date="2022-04-20T09:58:00Z"/>
                <w:rFonts w:ascii="Mandai Value Serif" w:hAnsi="Mandai Value Serif"/>
                <w:b/>
                <w:bCs/>
                <w:sz w:val="24"/>
                <w:szCs w:val="24"/>
              </w:rPr>
            </w:pPr>
            <w:ins w:id="107" w:author="Dajun Wang" w:date="2022-05-02T07:45:00Z">
              <w:r>
                <w:rPr>
                  <w:rFonts w:ascii="Mandai Value Serif" w:hAnsi="Mandai Value Serif"/>
                  <w:b/>
                  <w:bCs/>
                  <w:sz w:val="24"/>
                  <w:szCs w:val="24"/>
                </w:rPr>
                <w:t>Starfr</w:t>
              </w:r>
            </w:ins>
            <w:ins w:id="108" w:author="Dajun Wang" w:date="2022-05-02T07:46:00Z">
              <w:r>
                <w:rPr>
                  <w:rFonts w:ascii="Mandai Value Serif" w:hAnsi="Mandai Value Serif"/>
                  <w:b/>
                  <w:bCs/>
                  <w:sz w:val="24"/>
                  <w:szCs w:val="24"/>
                </w:rPr>
                <w:t>uit</w:t>
              </w:r>
            </w:ins>
            <w:ins w:id="109" w:author="Dajun Wang" w:date="2022-05-02T07:48:00Z">
              <w:r w:rsidR="00C95C4A">
                <w:rPr>
                  <w:rFonts w:ascii="Mandai Value Serif" w:hAnsi="Mandai Value Serif"/>
                  <w:b/>
                  <w:bCs/>
                  <w:sz w:val="24"/>
                  <w:szCs w:val="24"/>
                </w:rPr>
                <w:t xml:space="preserve"> (A)</w:t>
              </w:r>
            </w:ins>
          </w:p>
        </w:tc>
        <w:tc>
          <w:tcPr>
            <w:tcW w:w="1541" w:type="dxa"/>
            <w:shd w:val="clear" w:color="auto" w:fill="7F7F7F" w:themeFill="text1" w:themeFillTint="80"/>
            <w:tcPrChange w:id="110" w:author="Dajun Wang" w:date="2022-04-20T09:59:00Z">
              <w:tcPr>
                <w:tcW w:w="1803" w:type="dxa"/>
                <w:shd w:val="clear" w:color="auto" w:fill="7F7F7F" w:themeFill="text1" w:themeFillTint="80"/>
              </w:tcPr>
            </w:tcPrChange>
          </w:tcPr>
          <w:p w14:paraId="112D950A" w14:textId="6BFA4261" w:rsidR="00227CBA" w:rsidRPr="008A2858" w:rsidRDefault="00227CBA" w:rsidP="000C57A6">
            <w:pPr>
              <w:jc w:val="both"/>
              <w:rPr>
                <w:ins w:id="111" w:author="Dajun Wang" w:date="2022-04-20T09:17:00Z"/>
                <w:rFonts w:ascii="Mandai Value Serif" w:hAnsi="Mandai Value Serif"/>
                <w:b/>
                <w:bCs/>
                <w:sz w:val="24"/>
                <w:szCs w:val="24"/>
                <w:rPrChange w:id="112" w:author="Dajun Wang" w:date="2022-04-20T09:19:00Z">
                  <w:rPr>
                    <w:ins w:id="113" w:author="Dajun Wang" w:date="2022-04-20T09:17:00Z"/>
                    <w:rFonts w:ascii="Mandai Value Serif" w:hAnsi="Mandai Value Serif"/>
                    <w:sz w:val="24"/>
                    <w:szCs w:val="24"/>
                  </w:rPr>
                </w:rPrChange>
              </w:rPr>
            </w:pPr>
          </w:p>
        </w:tc>
        <w:tc>
          <w:tcPr>
            <w:tcW w:w="1541" w:type="dxa"/>
            <w:tcPrChange w:id="114" w:author="Dajun Wang" w:date="2022-04-20T09:59:00Z">
              <w:tcPr>
                <w:tcW w:w="1803" w:type="dxa"/>
              </w:tcPr>
            </w:tcPrChange>
          </w:tcPr>
          <w:p w14:paraId="1CBB5742" w14:textId="5DF963FE" w:rsidR="00227CBA" w:rsidRDefault="007A3D9C" w:rsidP="000C57A6">
            <w:pPr>
              <w:jc w:val="both"/>
              <w:rPr>
                <w:ins w:id="115" w:author="Dajun Wang" w:date="2022-04-20T09:17:00Z"/>
                <w:rFonts w:ascii="Mandai Value Serif" w:hAnsi="Mandai Value Serif"/>
                <w:sz w:val="24"/>
                <w:szCs w:val="24"/>
              </w:rPr>
            </w:pPr>
            <w:ins w:id="116" w:author="Dajun Wang" w:date="2022-05-02T07:46:00Z">
              <w:r>
                <w:rPr>
                  <w:rFonts w:ascii="Mandai Value Serif" w:hAnsi="Mandai Value Serif"/>
                  <w:sz w:val="24"/>
                  <w:szCs w:val="24"/>
                </w:rPr>
                <w:t xml:space="preserve">Starfuit </w:t>
              </w:r>
              <w:r w:rsidR="00C95C4A">
                <w:rPr>
                  <w:rFonts w:ascii="Mandai Value Serif" w:hAnsi="Mandai Value Serif"/>
                  <w:sz w:val="24"/>
                  <w:szCs w:val="24"/>
                </w:rPr>
                <w:t>+</w:t>
              </w:r>
              <w:r>
                <w:rPr>
                  <w:rFonts w:ascii="Mandai Value Serif" w:hAnsi="Mandai Value Serif"/>
                  <w:sz w:val="24"/>
                  <w:szCs w:val="24"/>
                </w:rPr>
                <w:t xml:space="preserve"> Nangka</w:t>
              </w:r>
            </w:ins>
          </w:p>
        </w:tc>
        <w:tc>
          <w:tcPr>
            <w:tcW w:w="1541" w:type="dxa"/>
            <w:tcPrChange w:id="117" w:author="Dajun Wang" w:date="2022-04-20T09:59:00Z">
              <w:tcPr>
                <w:tcW w:w="1803" w:type="dxa"/>
              </w:tcPr>
            </w:tcPrChange>
          </w:tcPr>
          <w:p w14:paraId="5A0F4269" w14:textId="5FDFE317" w:rsidR="00227CBA" w:rsidRDefault="007A3D9C" w:rsidP="000C57A6">
            <w:pPr>
              <w:jc w:val="both"/>
              <w:rPr>
                <w:ins w:id="118" w:author="Dajun Wang" w:date="2022-04-20T09:17:00Z"/>
                <w:rFonts w:ascii="Mandai Value Serif" w:hAnsi="Mandai Value Serif"/>
                <w:sz w:val="24"/>
                <w:szCs w:val="24"/>
              </w:rPr>
            </w:pPr>
            <w:ins w:id="119" w:author="Dajun Wang" w:date="2022-05-02T07:46:00Z">
              <w:r>
                <w:rPr>
                  <w:rFonts w:ascii="Mandai Value Serif" w:hAnsi="Mandai Value Serif"/>
                  <w:sz w:val="24"/>
                  <w:szCs w:val="24"/>
                </w:rPr>
                <w:t xml:space="preserve">Starfruit </w:t>
              </w:r>
              <w:r w:rsidR="00C95C4A">
                <w:rPr>
                  <w:rFonts w:ascii="Mandai Value Serif" w:hAnsi="Mandai Value Serif"/>
                  <w:sz w:val="24"/>
                  <w:szCs w:val="24"/>
                </w:rPr>
                <w:t>+</w:t>
              </w:r>
              <w:r>
                <w:rPr>
                  <w:rFonts w:ascii="Mandai Value Serif" w:hAnsi="Mandai Value Serif"/>
                  <w:sz w:val="24"/>
                  <w:szCs w:val="24"/>
                </w:rPr>
                <w:t xml:space="preserve"> Fishtail</w:t>
              </w:r>
            </w:ins>
          </w:p>
        </w:tc>
        <w:tc>
          <w:tcPr>
            <w:tcW w:w="1541" w:type="dxa"/>
            <w:tcPrChange w:id="120" w:author="Dajun Wang" w:date="2022-04-20T09:59:00Z">
              <w:tcPr>
                <w:tcW w:w="1803" w:type="dxa"/>
              </w:tcPr>
            </w:tcPrChange>
          </w:tcPr>
          <w:p w14:paraId="1673A245" w14:textId="76F67D59" w:rsidR="00227CBA" w:rsidRDefault="00C95C4A" w:rsidP="000C57A6">
            <w:pPr>
              <w:jc w:val="both"/>
              <w:rPr>
                <w:ins w:id="121" w:author="Dajun Wang" w:date="2022-04-20T09:17:00Z"/>
                <w:rFonts w:ascii="Mandai Value Serif" w:hAnsi="Mandai Value Serif"/>
                <w:sz w:val="24"/>
                <w:szCs w:val="24"/>
              </w:rPr>
            </w:pPr>
            <w:ins w:id="122" w:author="Dajun Wang" w:date="2022-05-02T07:46:00Z">
              <w:r>
                <w:rPr>
                  <w:rFonts w:ascii="Mandai Value Serif" w:hAnsi="Mandai Value Serif"/>
                  <w:sz w:val="24"/>
                  <w:szCs w:val="24"/>
                </w:rPr>
                <w:t>Starfruit + Acacia</w:t>
              </w:r>
            </w:ins>
          </w:p>
        </w:tc>
        <w:tc>
          <w:tcPr>
            <w:tcW w:w="1542" w:type="dxa"/>
            <w:tcPrChange w:id="123" w:author="Dajun Wang" w:date="2022-04-20T09:59:00Z">
              <w:tcPr>
                <w:tcW w:w="1804" w:type="dxa"/>
              </w:tcPr>
            </w:tcPrChange>
          </w:tcPr>
          <w:p w14:paraId="6D24E8A9" w14:textId="5B4B6C29" w:rsidR="00227CBA" w:rsidRDefault="00C95C4A" w:rsidP="000C57A6">
            <w:pPr>
              <w:jc w:val="both"/>
              <w:rPr>
                <w:ins w:id="124" w:author="Dajun Wang" w:date="2022-04-20T09:17:00Z"/>
                <w:rFonts w:ascii="Mandai Value Serif" w:hAnsi="Mandai Value Serif"/>
                <w:sz w:val="24"/>
                <w:szCs w:val="24"/>
              </w:rPr>
            </w:pPr>
            <w:ins w:id="125" w:author="Dajun Wang" w:date="2022-05-02T07:47:00Z">
              <w:r>
                <w:rPr>
                  <w:rFonts w:ascii="Mandai Value Serif" w:hAnsi="Mandai Value Serif"/>
                  <w:sz w:val="24"/>
                  <w:szCs w:val="24"/>
                </w:rPr>
                <w:t>Starfruit + Saga</w:t>
              </w:r>
            </w:ins>
          </w:p>
        </w:tc>
      </w:tr>
      <w:tr w:rsidR="00227CBA" w14:paraId="21C23B7D" w14:textId="77777777" w:rsidTr="002E3ED7">
        <w:trPr>
          <w:ins w:id="126" w:author="Dajun Wang" w:date="2022-04-20T09:17:00Z"/>
        </w:trPr>
        <w:tc>
          <w:tcPr>
            <w:tcW w:w="1310" w:type="dxa"/>
            <w:shd w:val="clear" w:color="auto" w:fill="auto"/>
            <w:tcPrChange w:id="127" w:author="Dajun Wang" w:date="2022-04-20T09:59:00Z">
              <w:tcPr>
                <w:tcW w:w="1803" w:type="dxa"/>
                <w:shd w:val="clear" w:color="auto" w:fill="7F7F7F" w:themeFill="text1" w:themeFillTint="80"/>
              </w:tcPr>
            </w:tcPrChange>
          </w:tcPr>
          <w:p w14:paraId="3CEF3402" w14:textId="32A706CB" w:rsidR="00227CBA" w:rsidRPr="008A2858" w:rsidRDefault="007A3D9C" w:rsidP="000C57A6">
            <w:pPr>
              <w:jc w:val="both"/>
              <w:rPr>
                <w:ins w:id="128" w:author="Dajun Wang" w:date="2022-04-20T09:58:00Z"/>
                <w:rFonts w:ascii="Mandai Value Serif" w:hAnsi="Mandai Value Serif"/>
                <w:b/>
                <w:bCs/>
                <w:sz w:val="24"/>
                <w:szCs w:val="24"/>
              </w:rPr>
            </w:pPr>
            <w:ins w:id="129" w:author="Dajun Wang" w:date="2022-05-02T07:46:00Z">
              <w:r>
                <w:rPr>
                  <w:rFonts w:ascii="Mandai Value Serif" w:hAnsi="Mandai Value Serif"/>
                  <w:b/>
                  <w:bCs/>
                  <w:sz w:val="24"/>
                  <w:szCs w:val="24"/>
                </w:rPr>
                <w:t>Nangka</w:t>
              </w:r>
            </w:ins>
            <w:ins w:id="130" w:author="Dajun Wang" w:date="2022-05-02T07:48:00Z">
              <w:r w:rsidR="00C95C4A">
                <w:rPr>
                  <w:rFonts w:ascii="Mandai Value Serif" w:hAnsi="Mandai Value Serif"/>
                  <w:b/>
                  <w:bCs/>
                  <w:sz w:val="24"/>
                  <w:szCs w:val="24"/>
                </w:rPr>
                <w:t xml:space="preserve"> (B)</w:t>
              </w:r>
            </w:ins>
          </w:p>
        </w:tc>
        <w:tc>
          <w:tcPr>
            <w:tcW w:w="1541" w:type="dxa"/>
            <w:shd w:val="clear" w:color="auto" w:fill="7F7F7F" w:themeFill="text1" w:themeFillTint="80"/>
            <w:tcPrChange w:id="131" w:author="Dajun Wang" w:date="2022-04-20T09:59:00Z">
              <w:tcPr>
                <w:tcW w:w="1803" w:type="dxa"/>
                <w:shd w:val="clear" w:color="auto" w:fill="7F7F7F" w:themeFill="text1" w:themeFillTint="80"/>
              </w:tcPr>
            </w:tcPrChange>
          </w:tcPr>
          <w:p w14:paraId="305C5D13" w14:textId="6BAF3E20" w:rsidR="00227CBA" w:rsidRPr="008A2858" w:rsidRDefault="00227CBA" w:rsidP="000C57A6">
            <w:pPr>
              <w:jc w:val="both"/>
              <w:rPr>
                <w:ins w:id="132" w:author="Dajun Wang" w:date="2022-04-20T09:17:00Z"/>
                <w:rFonts w:ascii="Mandai Value Serif" w:hAnsi="Mandai Value Serif"/>
                <w:b/>
                <w:bCs/>
                <w:sz w:val="24"/>
                <w:szCs w:val="24"/>
                <w:rPrChange w:id="133" w:author="Dajun Wang" w:date="2022-04-20T09:19:00Z">
                  <w:rPr>
                    <w:ins w:id="134" w:author="Dajun Wang" w:date="2022-04-20T09:17:00Z"/>
                    <w:rFonts w:ascii="Mandai Value Serif" w:hAnsi="Mandai Value Serif"/>
                    <w:sz w:val="24"/>
                    <w:szCs w:val="24"/>
                  </w:rPr>
                </w:rPrChange>
              </w:rPr>
            </w:pPr>
          </w:p>
        </w:tc>
        <w:tc>
          <w:tcPr>
            <w:tcW w:w="1541" w:type="dxa"/>
            <w:shd w:val="clear" w:color="auto" w:fill="7F7F7F" w:themeFill="text1" w:themeFillTint="80"/>
            <w:tcPrChange w:id="135" w:author="Dajun Wang" w:date="2022-04-20T09:59:00Z">
              <w:tcPr>
                <w:tcW w:w="1803" w:type="dxa"/>
                <w:shd w:val="clear" w:color="auto" w:fill="7F7F7F" w:themeFill="text1" w:themeFillTint="80"/>
              </w:tcPr>
            </w:tcPrChange>
          </w:tcPr>
          <w:p w14:paraId="626B6556" w14:textId="77777777" w:rsidR="00227CBA" w:rsidRPr="008A2858" w:rsidRDefault="00227CBA" w:rsidP="000C57A6">
            <w:pPr>
              <w:jc w:val="both"/>
              <w:rPr>
                <w:ins w:id="136" w:author="Dajun Wang" w:date="2022-04-20T09:17:00Z"/>
                <w:rFonts w:ascii="Mandai Value Serif" w:hAnsi="Mandai Value Serif"/>
                <w:b/>
                <w:bCs/>
                <w:sz w:val="24"/>
                <w:szCs w:val="24"/>
                <w:rPrChange w:id="137" w:author="Dajun Wang" w:date="2022-04-20T09:19:00Z">
                  <w:rPr>
                    <w:ins w:id="138" w:author="Dajun Wang" w:date="2022-04-20T09:17:00Z"/>
                    <w:rFonts w:ascii="Mandai Value Serif" w:hAnsi="Mandai Value Serif"/>
                    <w:sz w:val="24"/>
                    <w:szCs w:val="24"/>
                  </w:rPr>
                </w:rPrChange>
              </w:rPr>
            </w:pPr>
          </w:p>
        </w:tc>
        <w:tc>
          <w:tcPr>
            <w:tcW w:w="1541" w:type="dxa"/>
            <w:tcPrChange w:id="139" w:author="Dajun Wang" w:date="2022-04-20T09:59:00Z">
              <w:tcPr>
                <w:tcW w:w="1803" w:type="dxa"/>
              </w:tcPr>
            </w:tcPrChange>
          </w:tcPr>
          <w:p w14:paraId="4D1B805D" w14:textId="6281C0CA" w:rsidR="00227CBA" w:rsidRDefault="00C95C4A" w:rsidP="000C57A6">
            <w:pPr>
              <w:jc w:val="both"/>
              <w:rPr>
                <w:ins w:id="140" w:author="Dajun Wang" w:date="2022-04-20T09:17:00Z"/>
                <w:rFonts w:ascii="Mandai Value Serif" w:hAnsi="Mandai Value Serif"/>
                <w:sz w:val="24"/>
                <w:szCs w:val="24"/>
              </w:rPr>
            </w:pPr>
            <w:ins w:id="141" w:author="Dajun Wang" w:date="2022-05-02T07:46:00Z">
              <w:r>
                <w:rPr>
                  <w:rFonts w:ascii="Mandai Value Serif" w:hAnsi="Mandai Value Serif"/>
                  <w:sz w:val="24"/>
                  <w:szCs w:val="24"/>
                </w:rPr>
                <w:t>Nangka + Fishtail</w:t>
              </w:r>
            </w:ins>
          </w:p>
        </w:tc>
        <w:tc>
          <w:tcPr>
            <w:tcW w:w="1541" w:type="dxa"/>
            <w:tcPrChange w:id="142" w:author="Dajun Wang" w:date="2022-04-20T09:59:00Z">
              <w:tcPr>
                <w:tcW w:w="1803" w:type="dxa"/>
              </w:tcPr>
            </w:tcPrChange>
          </w:tcPr>
          <w:p w14:paraId="33184DBF" w14:textId="5B4EB067" w:rsidR="00227CBA" w:rsidRDefault="00C95C4A" w:rsidP="000C57A6">
            <w:pPr>
              <w:jc w:val="both"/>
              <w:rPr>
                <w:ins w:id="143" w:author="Dajun Wang" w:date="2022-04-20T09:17:00Z"/>
                <w:rFonts w:ascii="Mandai Value Serif" w:hAnsi="Mandai Value Serif"/>
                <w:sz w:val="24"/>
                <w:szCs w:val="24"/>
              </w:rPr>
            </w:pPr>
            <w:ins w:id="144" w:author="Dajun Wang" w:date="2022-05-02T07:46:00Z">
              <w:r>
                <w:rPr>
                  <w:rFonts w:ascii="Mandai Value Serif" w:hAnsi="Mandai Value Serif"/>
                  <w:sz w:val="24"/>
                  <w:szCs w:val="24"/>
                </w:rPr>
                <w:t>Nangka + Acacia</w:t>
              </w:r>
            </w:ins>
          </w:p>
        </w:tc>
        <w:tc>
          <w:tcPr>
            <w:tcW w:w="1542" w:type="dxa"/>
            <w:tcPrChange w:id="145" w:author="Dajun Wang" w:date="2022-04-20T09:59:00Z">
              <w:tcPr>
                <w:tcW w:w="1804" w:type="dxa"/>
              </w:tcPr>
            </w:tcPrChange>
          </w:tcPr>
          <w:p w14:paraId="466B69AF" w14:textId="28F2D71D" w:rsidR="00227CBA" w:rsidRDefault="00C95C4A" w:rsidP="000C57A6">
            <w:pPr>
              <w:jc w:val="both"/>
              <w:rPr>
                <w:ins w:id="146" w:author="Dajun Wang" w:date="2022-04-20T09:17:00Z"/>
                <w:rFonts w:ascii="Mandai Value Serif" w:hAnsi="Mandai Value Serif"/>
                <w:sz w:val="24"/>
                <w:szCs w:val="24"/>
              </w:rPr>
            </w:pPr>
            <w:ins w:id="147" w:author="Dajun Wang" w:date="2022-05-02T07:47:00Z">
              <w:r>
                <w:rPr>
                  <w:rFonts w:ascii="Mandai Value Serif" w:hAnsi="Mandai Value Serif"/>
                  <w:sz w:val="24"/>
                  <w:szCs w:val="24"/>
                </w:rPr>
                <w:t>Nangka + Saga</w:t>
              </w:r>
            </w:ins>
          </w:p>
        </w:tc>
      </w:tr>
      <w:tr w:rsidR="00227CBA" w14:paraId="430570EE" w14:textId="77777777" w:rsidTr="002E3ED7">
        <w:trPr>
          <w:ins w:id="148" w:author="Dajun Wang" w:date="2022-04-20T09:17:00Z"/>
        </w:trPr>
        <w:tc>
          <w:tcPr>
            <w:tcW w:w="1310" w:type="dxa"/>
            <w:shd w:val="clear" w:color="auto" w:fill="auto"/>
            <w:tcPrChange w:id="149" w:author="Dajun Wang" w:date="2022-04-20T09:59:00Z">
              <w:tcPr>
                <w:tcW w:w="1803" w:type="dxa"/>
                <w:shd w:val="clear" w:color="auto" w:fill="7F7F7F" w:themeFill="text1" w:themeFillTint="80"/>
              </w:tcPr>
            </w:tcPrChange>
          </w:tcPr>
          <w:p w14:paraId="635FE41E" w14:textId="7E2DDADB" w:rsidR="00227CBA" w:rsidRPr="008A2858" w:rsidRDefault="007A3D9C" w:rsidP="000C57A6">
            <w:pPr>
              <w:jc w:val="both"/>
              <w:rPr>
                <w:ins w:id="150" w:author="Dajun Wang" w:date="2022-04-20T09:58:00Z"/>
                <w:rFonts w:ascii="Mandai Value Serif" w:hAnsi="Mandai Value Serif"/>
                <w:b/>
                <w:bCs/>
                <w:sz w:val="24"/>
                <w:szCs w:val="24"/>
              </w:rPr>
            </w:pPr>
            <w:ins w:id="151" w:author="Dajun Wang" w:date="2022-05-02T07:46:00Z">
              <w:r>
                <w:rPr>
                  <w:rFonts w:ascii="Mandai Value Serif" w:hAnsi="Mandai Value Serif"/>
                  <w:b/>
                  <w:bCs/>
                  <w:sz w:val="24"/>
                  <w:szCs w:val="24"/>
                </w:rPr>
                <w:t>Fishtail</w:t>
              </w:r>
            </w:ins>
            <w:ins w:id="152" w:author="Dajun Wang" w:date="2022-05-02T07:48:00Z">
              <w:r w:rsidR="00C95C4A">
                <w:rPr>
                  <w:rFonts w:ascii="Mandai Value Serif" w:hAnsi="Mandai Value Serif"/>
                  <w:b/>
                  <w:bCs/>
                  <w:sz w:val="24"/>
                  <w:szCs w:val="24"/>
                </w:rPr>
                <w:t xml:space="preserve"> (C) </w:t>
              </w:r>
            </w:ins>
          </w:p>
        </w:tc>
        <w:tc>
          <w:tcPr>
            <w:tcW w:w="1541" w:type="dxa"/>
            <w:shd w:val="clear" w:color="auto" w:fill="7F7F7F" w:themeFill="text1" w:themeFillTint="80"/>
            <w:tcPrChange w:id="153" w:author="Dajun Wang" w:date="2022-04-20T09:59:00Z">
              <w:tcPr>
                <w:tcW w:w="1803" w:type="dxa"/>
                <w:shd w:val="clear" w:color="auto" w:fill="7F7F7F" w:themeFill="text1" w:themeFillTint="80"/>
              </w:tcPr>
            </w:tcPrChange>
          </w:tcPr>
          <w:p w14:paraId="3370E6E1" w14:textId="2E252DEF" w:rsidR="00227CBA" w:rsidRPr="008A2858" w:rsidRDefault="00227CBA" w:rsidP="000C57A6">
            <w:pPr>
              <w:jc w:val="both"/>
              <w:rPr>
                <w:ins w:id="154" w:author="Dajun Wang" w:date="2022-04-20T09:17:00Z"/>
                <w:rFonts w:ascii="Mandai Value Serif" w:hAnsi="Mandai Value Serif"/>
                <w:b/>
                <w:bCs/>
                <w:sz w:val="24"/>
                <w:szCs w:val="24"/>
                <w:rPrChange w:id="155" w:author="Dajun Wang" w:date="2022-04-20T09:19:00Z">
                  <w:rPr>
                    <w:ins w:id="156" w:author="Dajun Wang" w:date="2022-04-20T09:17:00Z"/>
                    <w:rFonts w:ascii="Mandai Value Serif" w:hAnsi="Mandai Value Serif"/>
                    <w:sz w:val="24"/>
                    <w:szCs w:val="24"/>
                  </w:rPr>
                </w:rPrChange>
              </w:rPr>
            </w:pPr>
          </w:p>
        </w:tc>
        <w:tc>
          <w:tcPr>
            <w:tcW w:w="1541" w:type="dxa"/>
            <w:shd w:val="clear" w:color="auto" w:fill="7F7F7F" w:themeFill="text1" w:themeFillTint="80"/>
            <w:tcPrChange w:id="157" w:author="Dajun Wang" w:date="2022-04-20T09:59:00Z">
              <w:tcPr>
                <w:tcW w:w="1803" w:type="dxa"/>
                <w:shd w:val="clear" w:color="auto" w:fill="7F7F7F" w:themeFill="text1" w:themeFillTint="80"/>
              </w:tcPr>
            </w:tcPrChange>
          </w:tcPr>
          <w:p w14:paraId="0D560F9F" w14:textId="77777777" w:rsidR="00227CBA" w:rsidRPr="008A2858" w:rsidRDefault="00227CBA" w:rsidP="000C57A6">
            <w:pPr>
              <w:jc w:val="both"/>
              <w:rPr>
                <w:ins w:id="158" w:author="Dajun Wang" w:date="2022-04-20T09:17:00Z"/>
                <w:rFonts w:ascii="Mandai Value Serif" w:hAnsi="Mandai Value Serif"/>
                <w:b/>
                <w:bCs/>
                <w:sz w:val="24"/>
                <w:szCs w:val="24"/>
                <w:rPrChange w:id="159" w:author="Dajun Wang" w:date="2022-04-20T09:19:00Z">
                  <w:rPr>
                    <w:ins w:id="160" w:author="Dajun Wang" w:date="2022-04-20T09:17:00Z"/>
                    <w:rFonts w:ascii="Mandai Value Serif" w:hAnsi="Mandai Value Serif"/>
                    <w:sz w:val="24"/>
                    <w:szCs w:val="24"/>
                  </w:rPr>
                </w:rPrChange>
              </w:rPr>
            </w:pPr>
          </w:p>
        </w:tc>
        <w:tc>
          <w:tcPr>
            <w:tcW w:w="1541" w:type="dxa"/>
            <w:shd w:val="clear" w:color="auto" w:fill="7F7F7F" w:themeFill="text1" w:themeFillTint="80"/>
            <w:tcPrChange w:id="161" w:author="Dajun Wang" w:date="2022-04-20T09:59:00Z">
              <w:tcPr>
                <w:tcW w:w="1803" w:type="dxa"/>
                <w:shd w:val="clear" w:color="auto" w:fill="7F7F7F" w:themeFill="text1" w:themeFillTint="80"/>
              </w:tcPr>
            </w:tcPrChange>
          </w:tcPr>
          <w:p w14:paraId="39A1FDFC" w14:textId="77777777" w:rsidR="00227CBA" w:rsidRDefault="00227CBA" w:rsidP="000C57A6">
            <w:pPr>
              <w:jc w:val="both"/>
              <w:rPr>
                <w:ins w:id="162" w:author="Dajun Wang" w:date="2022-04-20T09:17:00Z"/>
                <w:rFonts w:ascii="Mandai Value Serif" w:hAnsi="Mandai Value Serif"/>
                <w:sz w:val="24"/>
                <w:szCs w:val="24"/>
              </w:rPr>
            </w:pPr>
          </w:p>
        </w:tc>
        <w:tc>
          <w:tcPr>
            <w:tcW w:w="1541" w:type="dxa"/>
            <w:tcPrChange w:id="163" w:author="Dajun Wang" w:date="2022-04-20T09:59:00Z">
              <w:tcPr>
                <w:tcW w:w="1803" w:type="dxa"/>
              </w:tcPr>
            </w:tcPrChange>
          </w:tcPr>
          <w:p w14:paraId="1699815E" w14:textId="2322938D" w:rsidR="00227CBA" w:rsidRDefault="00C95C4A" w:rsidP="000C57A6">
            <w:pPr>
              <w:jc w:val="both"/>
              <w:rPr>
                <w:ins w:id="164" w:author="Dajun Wang" w:date="2022-04-20T09:17:00Z"/>
                <w:rFonts w:ascii="Mandai Value Serif" w:hAnsi="Mandai Value Serif"/>
                <w:sz w:val="24"/>
                <w:szCs w:val="24"/>
              </w:rPr>
            </w:pPr>
            <w:ins w:id="165" w:author="Dajun Wang" w:date="2022-05-02T07:46:00Z">
              <w:r>
                <w:rPr>
                  <w:rFonts w:ascii="Mandai Value Serif" w:hAnsi="Mandai Value Serif"/>
                  <w:sz w:val="24"/>
                  <w:szCs w:val="24"/>
                </w:rPr>
                <w:t>Fishtail + Ac</w:t>
              </w:r>
            </w:ins>
            <w:ins w:id="166" w:author="Dajun Wang" w:date="2022-05-02T07:47:00Z">
              <w:r>
                <w:rPr>
                  <w:rFonts w:ascii="Mandai Value Serif" w:hAnsi="Mandai Value Serif"/>
                  <w:sz w:val="24"/>
                  <w:szCs w:val="24"/>
                </w:rPr>
                <w:t>acia</w:t>
              </w:r>
            </w:ins>
          </w:p>
        </w:tc>
        <w:tc>
          <w:tcPr>
            <w:tcW w:w="1542" w:type="dxa"/>
            <w:tcPrChange w:id="167" w:author="Dajun Wang" w:date="2022-04-20T09:59:00Z">
              <w:tcPr>
                <w:tcW w:w="1804" w:type="dxa"/>
              </w:tcPr>
            </w:tcPrChange>
          </w:tcPr>
          <w:p w14:paraId="1A04BE4E" w14:textId="6A72CCF0" w:rsidR="00227CBA" w:rsidRDefault="00C95C4A" w:rsidP="000C57A6">
            <w:pPr>
              <w:jc w:val="both"/>
              <w:rPr>
                <w:ins w:id="168" w:author="Dajun Wang" w:date="2022-04-20T09:17:00Z"/>
                <w:rFonts w:ascii="Mandai Value Serif" w:hAnsi="Mandai Value Serif"/>
                <w:sz w:val="24"/>
                <w:szCs w:val="24"/>
              </w:rPr>
            </w:pPr>
            <w:ins w:id="169" w:author="Dajun Wang" w:date="2022-05-02T07:47:00Z">
              <w:r>
                <w:rPr>
                  <w:rFonts w:ascii="Mandai Value Serif" w:hAnsi="Mandai Value Serif"/>
                  <w:sz w:val="24"/>
                  <w:szCs w:val="24"/>
                </w:rPr>
                <w:t>Fishtail + Saga</w:t>
              </w:r>
            </w:ins>
          </w:p>
        </w:tc>
      </w:tr>
      <w:tr w:rsidR="00227CBA" w14:paraId="0316AC3C" w14:textId="77777777" w:rsidTr="002E3ED7">
        <w:trPr>
          <w:ins w:id="170" w:author="Dajun Wang" w:date="2022-04-20T09:17:00Z"/>
        </w:trPr>
        <w:tc>
          <w:tcPr>
            <w:tcW w:w="1310" w:type="dxa"/>
            <w:shd w:val="clear" w:color="auto" w:fill="auto"/>
            <w:tcPrChange w:id="171" w:author="Dajun Wang" w:date="2022-04-20T09:59:00Z">
              <w:tcPr>
                <w:tcW w:w="1803" w:type="dxa"/>
                <w:shd w:val="clear" w:color="auto" w:fill="7F7F7F" w:themeFill="text1" w:themeFillTint="80"/>
              </w:tcPr>
            </w:tcPrChange>
          </w:tcPr>
          <w:p w14:paraId="36EE8437" w14:textId="1B4DB3EF" w:rsidR="00227CBA" w:rsidRPr="008A2858" w:rsidRDefault="007A3D9C" w:rsidP="000C57A6">
            <w:pPr>
              <w:jc w:val="both"/>
              <w:rPr>
                <w:ins w:id="172" w:author="Dajun Wang" w:date="2022-04-20T09:58:00Z"/>
                <w:rFonts w:ascii="Mandai Value Serif" w:hAnsi="Mandai Value Serif"/>
                <w:b/>
                <w:bCs/>
                <w:sz w:val="24"/>
                <w:szCs w:val="24"/>
              </w:rPr>
            </w:pPr>
            <w:ins w:id="173" w:author="Dajun Wang" w:date="2022-05-02T07:46:00Z">
              <w:r>
                <w:rPr>
                  <w:rFonts w:ascii="Mandai Value Serif" w:hAnsi="Mandai Value Serif"/>
                  <w:b/>
                  <w:bCs/>
                  <w:sz w:val="24"/>
                  <w:szCs w:val="24"/>
                </w:rPr>
                <w:t>Acacia</w:t>
              </w:r>
            </w:ins>
            <w:ins w:id="174" w:author="Dajun Wang" w:date="2022-05-02T07:48:00Z">
              <w:r w:rsidR="00C95C4A">
                <w:rPr>
                  <w:rFonts w:ascii="Mandai Value Serif" w:hAnsi="Mandai Value Serif"/>
                  <w:b/>
                  <w:bCs/>
                  <w:sz w:val="24"/>
                  <w:szCs w:val="24"/>
                </w:rPr>
                <w:t xml:space="preserve"> (D)</w:t>
              </w:r>
            </w:ins>
          </w:p>
        </w:tc>
        <w:tc>
          <w:tcPr>
            <w:tcW w:w="1541" w:type="dxa"/>
            <w:shd w:val="clear" w:color="auto" w:fill="7F7F7F" w:themeFill="text1" w:themeFillTint="80"/>
            <w:tcPrChange w:id="175" w:author="Dajun Wang" w:date="2022-04-20T09:59:00Z">
              <w:tcPr>
                <w:tcW w:w="1803" w:type="dxa"/>
                <w:shd w:val="clear" w:color="auto" w:fill="7F7F7F" w:themeFill="text1" w:themeFillTint="80"/>
              </w:tcPr>
            </w:tcPrChange>
          </w:tcPr>
          <w:p w14:paraId="42CA35F3" w14:textId="5A88388E" w:rsidR="00227CBA" w:rsidRPr="008A2858" w:rsidRDefault="00227CBA" w:rsidP="000C57A6">
            <w:pPr>
              <w:jc w:val="both"/>
              <w:rPr>
                <w:ins w:id="176" w:author="Dajun Wang" w:date="2022-04-20T09:17:00Z"/>
                <w:rFonts w:ascii="Mandai Value Serif" w:hAnsi="Mandai Value Serif"/>
                <w:b/>
                <w:bCs/>
                <w:sz w:val="24"/>
                <w:szCs w:val="24"/>
                <w:rPrChange w:id="177" w:author="Dajun Wang" w:date="2022-04-20T09:19:00Z">
                  <w:rPr>
                    <w:ins w:id="178" w:author="Dajun Wang" w:date="2022-04-20T09:17:00Z"/>
                    <w:rFonts w:ascii="Mandai Value Serif" w:hAnsi="Mandai Value Serif"/>
                    <w:sz w:val="24"/>
                    <w:szCs w:val="24"/>
                  </w:rPr>
                </w:rPrChange>
              </w:rPr>
            </w:pPr>
          </w:p>
        </w:tc>
        <w:tc>
          <w:tcPr>
            <w:tcW w:w="1541" w:type="dxa"/>
            <w:shd w:val="clear" w:color="auto" w:fill="7F7F7F" w:themeFill="text1" w:themeFillTint="80"/>
            <w:tcPrChange w:id="179" w:author="Dajun Wang" w:date="2022-04-20T09:59:00Z">
              <w:tcPr>
                <w:tcW w:w="1803" w:type="dxa"/>
                <w:shd w:val="clear" w:color="auto" w:fill="7F7F7F" w:themeFill="text1" w:themeFillTint="80"/>
              </w:tcPr>
            </w:tcPrChange>
          </w:tcPr>
          <w:p w14:paraId="62847CCC" w14:textId="77777777" w:rsidR="00227CBA" w:rsidRPr="008A2858" w:rsidRDefault="00227CBA" w:rsidP="000C57A6">
            <w:pPr>
              <w:jc w:val="both"/>
              <w:rPr>
                <w:ins w:id="180" w:author="Dajun Wang" w:date="2022-04-20T09:17:00Z"/>
                <w:rFonts w:ascii="Mandai Value Serif" w:hAnsi="Mandai Value Serif"/>
                <w:b/>
                <w:bCs/>
                <w:sz w:val="24"/>
                <w:szCs w:val="24"/>
                <w:rPrChange w:id="181" w:author="Dajun Wang" w:date="2022-04-20T09:19:00Z">
                  <w:rPr>
                    <w:ins w:id="182" w:author="Dajun Wang" w:date="2022-04-20T09:17:00Z"/>
                    <w:rFonts w:ascii="Mandai Value Serif" w:hAnsi="Mandai Value Serif"/>
                    <w:sz w:val="24"/>
                    <w:szCs w:val="24"/>
                  </w:rPr>
                </w:rPrChange>
              </w:rPr>
            </w:pPr>
          </w:p>
        </w:tc>
        <w:tc>
          <w:tcPr>
            <w:tcW w:w="1541" w:type="dxa"/>
            <w:shd w:val="clear" w:color="auto" w:fill="7F7F7F" w:themeFill="text1" w:themeFillTint="80"/>
            <w:tcPrChange w:id="183" w:author="Dajun Wang" w:date="2022-04-20T09:59:00Z">
              <w:tcPr>
                <w:tcW w:w="1803" w:type="dxa"/>
                <w:shd w:val="clear" w:color="auto" w:fill="7F7F7F" w:themeFill="text1" w:themeFillTint="80"/>
              </w:tcPr>
            </w:tcPrChange>
          </w:tcPr>
          <w:p w14:paraId="0FB48FEE" w14:textId="77777777" w:rsidR="00227CBA" w:rsidRPr="008A2858" w:rsidRDefault="00227CBA" w:rsidP="000C57A6">
            <w:pPr>
              <w:jc w:val="both"/>
              <w:rPr>
                <w:ins w:id="184" w:author="Dajun Wang" w:date="2022-04-20T09:17:00Z"/>
                <w:rFonts w:ascii="Mandai Value Serif" w:hAnsi="Mandai Value Serif"/>
                <w:b/>
                <w:bCs/>
                <w:sz w:val="24"/>
                <w:szCs w:val="24"/>
                <w:rPrChange w:id="185" w:author="Dajun Wang" w:date="2022-04-20T09:19:00Z">
                  <w:rPr>
                    <w:ins w:id="186" w:author="Dajun Wang" w:date="2022-04-20T09:17:00Z"/>
                    <w:rFonts w:ascii="Mandai Value Serif" w:hAnsi="Mandai Value Serif"/>
                    <w:sz w:val="24"/>
                    <w:szCs w:val="24"/>
                  </w:rPr>
                </w:rPrChange>
              </w:rPr>
            </w:pPr>
          </w:p>
        </w:tc>
        <w:tc>
          <w:tcPr>
            <w:tcW w:w="1541" w:type="dxa"/>
            <w:shd w:val="clear" w:color="auto" w:fill="7F7F7F" w:themeFill="text1" w:themeFillTint="80"/>
            <w:tcPrChange w:id="187" w:author="Dajun Wang" w:date="2022-04-20T09:59:00Z">
              <w:tcPr>
                <w:tcW w:w="1803" w:type="dxa"/>
                <w:shd w:val="clear" w:color="auto" w:fill="7F7F7F" w:themeFill="text1" w:themeFillTint="80"/>
              </w:tcPr>
            </w:tcPrChange>
          </w:tcPr>
          <w:p w14:paraId="1D024D91" w14:textId="77777777" w:rsidR="00227CBA" w:rsidRPr="008A2858" w:rsidRDefault="00227CBA" w:rsidP="000C57A6">
            <w:pPr>
              <w:jc w:val="both"/>
              <w:rPr>
                <w:ins w:id="188" w:author="Dajun Wang" w:date="2022-04-20T09:17:00Z"/>
                <w:rFonts w:ascii="Mandai Value Serif" w:hAnsi="Mandai Value Serif"/>
                <w:b/>
                <w:bCs/>
                <w:sz w:val="24"/>
                <w:szCs w:val="24"/>
                <w:rPrChange w:id="189" w:author="Dajun Wang" w:date="2022-04-20T09:19:00Z">
                  <w:rPr>
                    <w:ins w:id="190" w:author="Dajun Wang" w:date="2022-04-20T09:17:00Z"/>
                    <w:rFonts w:ascii="Mandai Value Serif" w:hAnsi="Mandai Value Serif"/>
                    <w:sz w:val="24"/>
                    <w:szCs w:val="24"/>
                  </w:rPr>
                </w:rPrChange>
              </w:rPr>
            </w:pPr>
          </w:p>
        </w:tc>
        <w:tc>
          <w:tcPr>
            <w:tcW w:w="1542" w:type="dxa"/>
            <w:tcPrChange w:id="191" w:author="Dajun Wang" w:date="2022-04-20T09:59:00Z">
              <w:tcPr>
                <w:tcW w:w="1804" w:type="dxa"/>
              </w:tcPr>
            </w:tcPrChange>
          </w:tcPr>
          <w:p w14:paraId="7C667EAD" w14:textId="72C5DB30" w:rsidR="00227CBA" w:rsidRDefault="00C95C4A" w:rsidP="000C57A6">
            <w:pPr>
              <w:jc w:val="both"/>
              <w:rPr>
                <w:ins w:id="192" w:author="Dajun Wang" w:date="2022-04-20T09:17:00Z"/>
                <w:rFonts w:ascii="Mandai Value Serif" w:hAnsi="Mandai Value Serif"/>
                <w:sz w:val="24"/>
                <w:szCs w:val="24"/>
              </w:rPr>
            </w:pPr>
            <w:ins w:id="193" w:author="Dajun Wang" w:date="2022-05-02T07:47:00Z">
              <w:r>
                <w:rPr>
                  <w:rFonts w:ascii="Mandai Value Serif" w:hAnsi="Mandai Value Serif"/>
                  <w:sz w:val="24"/>
                  <w:szCs w:val="24"/>
                </w:rPr>
                <w:t>Acacia + Saga</w:t>
              </w:r>
            </w:ins>
          </w:p>
        </w:tc>
      </w:tr>
    </w:tbl>
    <w:p w14:paraId="734DE9AA" w14:textId="77777777" w:rsidR="00C95C4A" w:rsidRDefault="00C95C4A" w:rsidP="000C57A6">
      <w:pPr>
        <w:jc w:val="both"/>
        <w:rPr>
          <w:ins w:id="194" w:author="Dajun Wang" w:date="2022-05-02T07:47:00Z"/>
          <w:rFonts w:ascii="Mandai Value Serif" w:hAnsi="Mandai Value Serif"/>
          <w:sz w:val="24"/>
          <w:szCs w:val="24"/>
        </w:rPr>
      </w:pPr>
    </w:p>
    <w:p w14:paraId="7E13DF3D" w14:textId="1D4ECE52" w:rsidR="00855D4A" w:rsidRDefault="00615CD3" w:rsidP="000C57A6">
      <w:pPr>
        <w:jc w:val="both"/>
        <w:rPr>
          <w:ins w:id="195" w:author="Dajun Wang" w:date="2022-04-20T09:21:00Z"/>
          <w:rFonts w:ascii="Mandai Value Serif" w:hAnsi="Mandai Value Serif"/>
          <w:sz w:val="24"/>
          <w:szCs w:val="24"/>
        </w:rPr>
      </w:pPr>
      <w:ins w:id="196" w:author="Dajun Wang" w:date="2022-04-20T09:24:00Z">
        <w:r>
          <w:rPr>
            <w:rFonts w:ascii="Mandai Value Serif" w:hAnsi="Mandai Value Serif"/>
            <w:sz w:val="24"/>
            <w:szCs w:val="24"/>
          </w:rPr>
          <w:t xml:space="preserve">Table 2: Proposed weekly schedule of offered browse combinations, in addition to </w:t>
        </w:r>
        <w:r w:rsidRPr="00615CD3">
          <w:rPr>
            <w:rFonts w:ascii="Mandai Value Serif" w:hAnsi="Mandai Value Serif"/>
            <w:i/>
            <w:iCs/>
            <w:sz w:val="24"/>
            <w:szCs w:val="24"/>
            <w:rPrChange w:id="197" w:author="Dajun Wang" w:date="2022-04-20T09:24:00Z">
              <w:rPr>
                <w:rFonts w:ascii="Mandai Value Serif" w:hAnsi="Mandai Value Serif"/>
                <w:sz w:val="24"/>
                <w:szCs w:val="24"/>
              </w:rPr>
            </w:rPrChange>
          </w:rPr>
          <w:t>Ficus</w:t>
        </w:r>
        <w:r>
          <w:rPr>
            <w:rFonts w:ascii="Mandai Value Serif" w:hAnsi="Mandai Value Serif"/>
            <w:sz w:val="24"/>
            <w:szCs w:val="24"/>
          </w:rPr>
          <w:t xml:space="preserve"> </w:t>
        </w:r>
        <w:r w:rsidRPr="00615CD3">
          <w:rPr>
            <w:rFonts w:ascii="Mandai Value Serif" w:hAnsi="Mandai Value Serif"/>
            <w:i/>
            <w:iCs/>
            <w:sz w:val="24"/>
            <w:szCs w:val="24"/>
            <w:rPrChange w:id="198" w:author="Dajun Wang" w:date="2022-04-20T09:24:00Z">
              <w:rPr>
                <w:rFonts w:ascii="Mandai Value Serif" w:hAnsi="Mandai Value Serif"/>
                <w:sz w:val="24"/>
                <w:szCs w:val="24"/>
              </w:rPr>
            </w:rPrChange>
          </w:rPr>
          <w:t>spp</w:t>
        </w:r>
        <w:r>
          <w:rPr>
            <w:rFonts w:ascii="Mandai Value Serif" w:hAnsi="Mandai Value Serif"/>
            <w:sz w:val="24"/>
            <w:szCs w:val="24"/>
          </w:rPr>
          <w:t>.</w:t>
        </w:r>
      </w:ins>
    </w:p>
    <w:tbl>
      <w:tblPr>
        <w:tblStyle w:val="TableGrid"/>
        <w:tblW w:w="0" w:type="auto"/>
        <w:tblLook w:val="04A0" w:firstRow="1" w:lastRow="0" w:firstColumn="1" w:lastColumn="0" w:noHBand="0" w:noVBand="1"/>
        <w:tblPrChange w:id="199" w:author="Dajun Wang" w:date="2022-05-02T07:48:00Z">
          <w:tblPr>
            <w:tblStyle w:val="TableGrid"/>
            <w:tblW w:w="0" w:type="auto"/>
            <w:tblLook w:val="04A0" w:firstRow="1" w:lastRow="0" w:firstColumn="1" w:lastColumn="0" w:noHBand="0" w:noVBand="1"/>
          </w:tblPr>
        </w:tblPrChange>
      </w:tblPr>
      <w:tblGrid>
        <w:gridCol w:w="1425"/>
        <w:gridCol w:w="1532"/>
        <w:gridCol w:w="5498"/>
        <w:tblGridChange w:id="200">
          <w:tblGrid>
            <w:gridCol w:w="1425"/>
            <w:gridCol w:w="1532"/>
            <w:gridCol w:w="1532"/>
          </w:tblGrid>
        </w:tblGridChange>
      </w:tblGrid>
      <w:tr w:rsidR="00482392" w14:paraId="55B60257" w14:textId="77777777" w:rsidTr="00C95C4A">
        <w:trPr>
          <w:ins w:id="201" w:author="Dajun Wang" w:date="2022-04-20T09:22:00Z"/>
        </w:trPr>
        <w:tc>
          <w:tcPr>
            <w:tcW w:w="1425" w:type="dxa"/>
            <w:vAlign w:val="center"/>
            <w:tcPrChange w:id="202" w:author="Dajun Wang" w:date="2022-05-02T07:48:00Z">
              <w:tcPr>
                <w:tcW w:w="1425" w:type="dxa"/>
              </w:tcPr>
            </w:tcPrChange>
          </w:tcPr>
          <w:p w14:paraId="1C1A8AF2" w14:textId="7CE29655" w:rsidR="00482392" w:rsidRPr="001334FB" w:rsidRDefault="00482392">
            <w:pPr>
              <w:jc w:val="center"/>
              <w:rPr>
                <w:ins w:id="203" w:author="Dajun Wang" w:date="2022-04-20T09:22:00Z"/>
                <w:rFonts w:ascii="Mandai Value Serif" w:hAnsi="Mandai Value Serif"/>
                <w:b/>
                <w:bCs/>
                <w:sz w:val="24"/>
                <w:szCs w:val="24"/>
                <w:rPrChange w:id="204" w:author="Dajun Wang" w:date="2022-04-20T09:22:00Z">
                  <w:rPr>
                    <w:ins w:id="205" w:author="Dajun Wang" w:date="2022-04-20T09:22:00Z"/>
                    <w:rFonts w:ascii="Mandai Value Serif" w:hAnsi="Mandai Value Serif"/>
                    <w:sz w:val="24"/>
                    <w:szCs w:val="24"/>
                  </w:rPr>
                </w:rPrChange>
              </w:rPr>
              <w:pPrChange w:id="206" w:author="Dajun Wang" w:date="2022-04-20T09:28:00Z">
                <w:pPr>
                  <w:jc w:val="both"/>
                </w:pPr>
              </w:pPrChange>
            </w:pPr>
            <w:ins w:id="207" w:author="Dajun Wang" w:date="2022-04-20T09:22:00Z">
              <w:r w:rsidRPr="001334FB">
                <w:rPr>
                  <w:rFonts w:ascii="Mandai Value Serif" w:hAnsi="Mandai Value Serif"/>
                  <w:b/>
                  <w:bCs/>
                  <w:sz w:val="24"/>
                  <w:szCs w:val="24"/>
                  <w:rPrChange w:id="208" w:author="Dajun Wang" w:date="2022-04-20T09:22:00Z">
                    <w:rPr>
                      <w:rFonts w:ascii="Mandai Value Serif" w:hAnsi="Mandai Value Serif"/>
                      <w:sz w:val="24"/>
                      <w:szCs w:val="24"/>
                    </w:rPr>
                  </w:rPrChange>
                </w:rPr>
                <w:t>Week</w:t>
              </w:r>
            </w:ins>
          </w:p>
        </w:tc>
        <w:tc>
          <w:tcPr>
            <w:tcW w:w="7030" w:type="dxa"/>
            <w:gridSpan w:val="2"/>
            <w:vAlign w:val="center"/>
            <w:tcPrChange w:id="209" w:author="Dajun Wang" w:date="2022-05-02T07:48:00Z">
              <w:tcPr>
                <w:tcW w:w="3064" w:type="dxa"/>
                <w:gridSpan w:val="2"/>
              </w:tcPr>
            </w:tcPrChange>
          </w:tcPr>
          <w:p w14:paraId="086CCC56" w14:textId="3D125B66" w:rsidR="00482392" w:rsidRPr="001334FB" w:rsidRDefault="00482392">
            <w:pPr>
              <w:jc w:val="center"/>
              <w:rPr>
                <w:ins w:id="210" w:author="Dajun Wang" w:date="2022-04-20T09:22:00Z"/>
                <w:rFonts w:ascii="Mandai Value Serif" w:hAnsi="Mandai Value Serif"/>
                <w:b/>
                <w:bCs/>
                <w:sz w:val="24"/>
                <w:szCs w:val="24"/>
                <w:rPrChange w:id="211" w:author="Dajun Wang" w:date="2022-04-20T09:22:00Z">
                  <w:rPr>
                    <w:ins w:id="212" w:author="Dajun Wang" w:date="2022-04-20T09:22:00Z"/>
                    <w:rFonts w:ascii="Mandai Value Serif" w:hAnsi="Mandai Value Serif"/>
                    <w:sz w:val="24"/>
                    <w:szCs w:val="24"/>
                  </w:rPr>
                </w:rPrChange>
              </w:rPr>
              <w:pPrChange w:id="213" w:author="Dajun Wang" w:date="2022-04-20T09:28:00Z">
                <w:pPr>
                  <w:jc w:val="both"/>
                </w:pPr>
              </w:pPrChange>
            </w:pPr>
            <w:ins w:id="214" w:author="Dajun Wang" w:date="2022-04-20T09:25:00Z">
              <w:r w:rsidRPr="00732BA1">
                <w:rPr>
                  <w:rFonts w:ascii="Mandai Value Serif" w:hAnsi="Mandai Value Serif"/>
                  <w:b/>
                  <w:bCs/>
                  <w:sz w:val="24"/>
                  <w:szCs w:val="24"/>
                </w:rPr>
                <w:t>Mon</w:t>
              </w:r>
              <w:r>
                <w:rPr>
                  <w:rFonts w:ascii="Mandai Value Serif" w:hAnsi="Mandai Value Serif"/>
                  <w:b/>
                  <w:bCs/>
                  <w:sz w:val="24"/>
                  <w:szCs w:val="24"/>
                </w:rPr>
                <w:t xml:space="preserve"> – Sun</w:t>
              </w:r>
            </w:ins>
          </w:p>
        </w:tc>
      </w:tr>
      <w:tr w:rsidR="00A527ED" w14:paraId="52D480C4" w14:textId="77777777" w:rsidTr="00C95C4A">
        <w:trPr>
          <w:ins w:id="215" w:author="Dajun Wang" w:date="2022-04-20T09:22:00Z"/>
        </w:trPr>
        <w:tc>
          <w:tcPr>
            <w:tcW w:w="1425" w:type="dxa"/>
            <w:vAlign w:val="center"/>
            <w:tcPrChange w:id="216" w:author="Dajun Wang" w:date="2022-05-02T07:48:00Z">
              <w:tcPr>
                <w:tcW w:w="1425" w:type="dxa"/>
              </w:tcPr>
            </w:tcPrChange>
          </w:tcPr>
          <w:p w14:paraId="0973D1A7" w14:textId="450F3C3F" w:rsidR="00A527ED" w:rsidRDefault="00A527ED">
            <w:pPr>
              <w:jc w:val="center"/>
              <w:rPr>
                <w:ins w:id="217" w:author="Dajun Wang" w:date="2022-04-20T09:22:00Z"/>
                <w:rFonts w:ascii="Mandai Value Serif" w:hAnsi="Mandai Value Serif"/>
                <w:sz w:val="24"/>
                <w:szCs w:val="24"/>
              </w:rPr>
              <w:pPrChange w:id="218" w:author="Dajun Wang" w:date="2022-04-20T09:28:00Z">
                <w:pPr>
                  <w:jc w:val="both"/>
                </w:pPr>
              </w:pPrChange>
            </w:pPr>
            <w:ins w:id="219" w:author="Dajun Wang" w:date="2022-04-20T09:22:00Z">
              <w:r>
                <w:rPr>
                  <w:rFonts w:ascii="Mandai Value Serif" w:hAnsi="Mandai Value Serif"/>
                  <w:sz w:val="24"/>
                  <w:szCs w:val="24"/>
                </w:rPr>
                <w:t>1</w:t>
              </w:r>
            </w:ins>
          </w:p>
        </w:tc>
        <w:tc>
          <w:tcPr>
            <w:tcW w:w="1532" w:type="dxa"/>
            <w:vMerge w:val="restart"/>
            <w:vAlign w:val="center"/>
            <w:tcPrChange w:id="220" w:author="Dajun Wang" w:date="2022-05-02T07:48:00Z">
              <w:tcPr>
                <w:tcW w:w="1532" w:type="dxa"/>
                <w:vMerge w:val="restart"/>
              </w:tcPr>
            </w:tcPrChange>
          </w:tcPr>
          <w:p w14:paraId="046A8B49" w14:textId="53A6EF3F" w:rsidR="00A527ED" w:rsidRPr="00626EB3" w:rsidRDefault="00626EB3">
            <w:pPr>
              <w:jc w:val="center"/>
              <w:rPr>
                <w:ins w:id="221" w:author="Dajun Wang" w:date="2022-04-20T09:24:00Z"/>
                <w:rFonts w:ascii="Mandai Value Serif" w:hAnsi="Mandai Value Serif"/>
                <w:i/>
                <w:iCs/>
                <w:sz w:val="24"/>
                <w:szCs w:val="24"/>
                <w:rPrChange w:id="222" w:author="Dajun Wang" w:date="2022-04-20T09:25:00Z">
                  <w:rPr>
                    <w:ins w:id="223" w:author="Dajun Wang" w:date="2022-04-20T09:24:00Z"/>
                    <w:rFonts w:ascii="Mandai Value Serif" w:hAnsi="Mandai Value Serif"/>
                    <w:sz w:val="24"/>
                    <w:szCs w:val="24"/>
                  </w:rPr>
                </w:rPrChange>
              </w:rPr>
              <w:pPrChange w:id="224" w:author="Dajun Wang" w:date="2022-04-20T09:28:00Z">
                <w:pPr>
                  <w:jc w:val="both"/>
                </w:pPr>
              </w:pPrChange>
            </w:pPr>
            <w:ins w:id="225" w:author="Dajun Wang" w:date="2022-04-20T09:25:00Z">
              <w:r w:rsidRPr="00626EB3">
                <w:rPr>
                  <w:rFonts w:ascii="Mandai Value Serif" w:hAnsi="Mandai Value Serif"/>
                  <w:i/>
                  <w:iCs/>
                  <w:sz w:val="24"/>
                  <w:szCs w:val="24"/>
                  <w:rPrChange w:id="226" w:author="Dajun Wang" w:date="2022-04-20T09:25:00Z">
                    <w:rPr>
                      <w:rFonts w:ascii="Mandai Value Serif" w:hAnsi="Mandai Value Serif"/>
                      <w:sz w:val="24"/>
                      <w:szCs w:val="24"/>
                    </w:rPr>
                  </w:rPrChange>
                </w:rPr>
                <w:t>Ficus spp</w:t>
              </w:r>
            </w:ins>
          </w:p>
        </w:tc>
        <w:tc>
          <w:tcPr>
            <w:tcW w:w="5498" w:type="dxa"/>
            <w:vAlign w:val="center"/>
            <w:tcPrChange w:id="227" w:author="Dajun Wang" w:date="2022-05-02T07:48:00Z">
              <w:tcPr>
                <w:tcW w:w="1532" w:type="dxa"/>
              </w:tcPr>
            </w:tcPrChange>
          </w:tcPr>
          <w:p w14:paraId="4284A05E" w14:textId="1DC42892" w:rsidR="00A527ED" w:rsidRDefault="00A527ED">
            <w:pPr>
              <w:jc w:val="center"/>
              <w:rPr>
                <w:ins w:id="228" w:author="Dajun Wang" w:date="2022-04-20T09:22:00Z"/>
                <w:rFonts w:ascii="Mandai Value Serif" w:hAnsi="Mandai Value Serif"/>
                <w:sz w:val="24"/>
                <w:szCs w:val="24"/>
              </w:rPr>
              <w:pPrChange w:id="229" w:author="Dajun Wang" w:date="2022-04-20T09:28:00Z">
                <w:pPr>
                  <w:jc w:val="both"/>
                </w:pPr>
              </w:pPrChange>
            </w:pPr>
            <w:ins w:id="230" w:author="Dajun Wang" w:date="2022-04-20T09:23:00Z">
              <w:r>
                <w:rPr>
                  <w:rFonts w:ascii="Mandai Value Serif" w:hAnsi="Mandai Value Serif"/>
                  <w:sz w:val="24"/>
                  <w:szCs w:val="24"/>
                </w:rPr>
                <w:t>BC</w:t>
              </w:r>
            </w:ins>
            <w:ins w:id="231" w:author="Dajun Wang" w:date="2022-05-02T07:48:00Z">
              <w:r w:rsidR="00C95C4A">
                <w:rPr>
                  <w:rFonts w:ascii="Mandai Value Serif" w:hAnsi="Mandai Value Serif"/>
                  <w:sz w:val="24"/>
                  <w:szCs w:val="24"/>
                </w:rPr>
                <w:t>: Nangka + Fishtail</w:t>
              </w:r>
            </w:ins>
          </w:p>
        </w:tc>
      </w:tr>
      <w:tr w:rsidR="00A527ED" w14:paraId="00987ADF" w14:textId="77777777" w:rsidTr="00C95C4A">
        <w:trPr>
          <w:ins w:id="232" w:author="Dajun Wang" w:date="2022-04-20T09:22:00Z"/>
        </w:trPr>
        <w:tc>
          <w:tcPr>
            <w:tcW w:w="1425" w:type="dxa"/>
            <w:vAlign w:val="center"/>
            <w:tcPrChange w:id="233" w:author="Dajun Wang" w:date="2022-05-02T07:48:00Z">
              <w:tcPr>
                <w:tcW w:w="1425" w:type="dxa"/>
              </w:tcPr>
            </w:tcPrChange>
          </w:tcPr>
          <w:p w14:paraId="38DE1332" w14:textId="74870E7B" w:rsidR="00A527ED" w:rsidRDefault="00A527ED">
            <w:pPr>
              <w:jc w:val="center"/>
              <w:rPr>
                <w:ins w:id="234" w:author="Dajun Wang" w:date="2022-04-20T09:22:00Z"/>
                <w:rFonts w:ascii="Mandai Value Serif" w:hAnsi="Mandai Value Serif"/>
                <w:sz w:val="24"/>
                <w:szCs w:val="24"/>
              </w:rPr>
              <w:pPrChange w:id="235" w:author="Dajun Wang" w:date="2022-04-20T09:28:00Z">
                <w:pPr>
                  <w:jc w:val="both"/>
                </w:pPr>
              </w:pPrChange>
            </w:pPr>
            <w:ins w:id="236" w:author="Dajun Wang" w:date="2022-04-20T09:22:00Z">
              <w:r>
                <w:rPr>
                  <w:rFonts w:ascii="Mandai Value Serif" w:hAnsi="Mandai Value Serif"/>
                  <w:sz w:val="24"/>
                  <w:szCs w:val="24"/>
                </w:rPr>
                <w:t>2</w:t>
              </w:r>
            </w:ins>
          </w:p>
        </w:tc>
        <w:tc>
          <w:tcPr>
            <w:tcW w:w="1532" w:type="dxa"/>
            <w:vMerge/>
            <w:vAlign w:val="center"/>
            <w:tcPrChange w:id="237" w:author="Dajun Wang" w:date="2022-05-02T07:48:00Z">
              <w:tcPr>
                <w:tcW w:w="1532" w:type="dxa"/>
                <w:vMerge/>
              </w:tcPr>
            </w:tcPrChange>
          </w:tcPr>
          <w:p w14:paraId="55B132CD" w14:textId="77777777" w:rsidR="00A527ED" w:rsidRDefault="00A527ED">
            <w:pPr>
              <w:jc w:val="center"/>
              <w:rPr>
                <w:ins w:id="238" w:author="Dajun Wang" w:date="2022-04-20T09:24:00Z"/>
                <w:rFonts w:ascii="Mandai Value Serif" w:hAnsi="Mandai Value Serif"/>
                <w:sz w:val="24"/>
                <w:szCs w:val="24"/>
              </w:rPr>
              <w:pPrChange w:id="239" w:author="Dajun Wang" w:date="2022-04-20T09:28:00Z">
                <w:pPr>
                  <w:jc w:val="both"/>
                </w:pPr>
              </w:pPrChange>
            </w:pPr>
          </w:p>
        </w:tc>
        <w:tc>
          <w:tcPr>
            <w:tcW w:w="5498" w:type="dxa"/>
            <w:vAlign w:val="center"/>
            <w:tcPrChange w:id="240" w:author="Dajun Wang" w:date="2022-05-02T07:48:00Z">
              <w:tcPr>
                <w:tcW w:w="1532" w:type="dxa"/>
              </w:tcPr>
            </w:tcPrChange>
          </w:tcPr>
          <w:p w14:paraId="3D5CB84B" w14:textId="4E5E2785" w:rsidR="00A527ED" w:rsidRDefault="00A527ED">
            <w:pPr>
              <w:jc w:val="center"/>
              <w:rPr>
                <w:ins w:id="241" w:author="Dajun Wang" w:date="2022-04-20T09:22:00Z"/>
                <w:rFonts w:ascii="Mandai Value Serif" w:hAnsi="Mandai Value Serif"/>
                <w:sz w:val="24"/>
                <w:szCs w:val="24"/>
              </w:rPr>
              <w:pPrChange w:id="242" w:author="Dajun Wang" w:date="2022-04-20T09:28:00Z">
                <w:pPr>
                  <w:jc w:val="both"/>
                </w:pPr>
              </w:pPrChange>
            </w:pPr>
            <w:ins w:id="243" w:author="Dajun Wang" w:date="2022-04-20T09:23:00Z">
              <w:r>
                <w:rPr>
                  <w:rFonts w:ascii="Mandai Value Serif" w:hAnsi="Mandai Value Serif"/>
                  <w:sz w:val="24"/>
                  <w:szCs w:val="24"/>
                </w:rPr>
                <w:t>AD</w:t>
              </w:r>
            </w:ins>
            <w:ins w:id="244" w:author="Dajun Wang" w:date="2022-05-02T07:48:00Z">
              <w:r w:rsidR="00C95C4A">
                <w:rPr>
                  <w:rFonts w:ascii="Mandai Value Serif" w:hAnsi="Mandai Value Serif"/>
                  <w:sz w:val="24"/>
                  <w:szCs w:val="24"/>
                </w:rPr>
                <w:t xml:space="preserve">: </w:t>
              </w:r>
              <w:r w:rsidR="00162978">
                <w:rPr>
                  <w:rFonts w:ascii="Mandai Value Serif" w:hAnsi="Mandai Value Serif"/>
                  <w:sz w:val="24"/>
                  <w:szCs w:val="24"/>
                </w:rPr>
                <w:t xml:space="preserve">Starfruit + </w:t>
              </w:r>
            </w:ins>
            <w:ins w:id="245" w:author="Dajun Wang" w:date="2022-05-02T07:49:00Z">
              <w:r w:rsidR="00162978">
                <w:rPr>
                  <w:rFonts w:ascii="Mandai Value Serif" w:hAnsi="Mandai Value Serif"/>
                  <w:sz w:val="24"/>
                  <w:szCs w:val="24"/>
                </w:rPr>
                <w:t>Acacia</w:t>
              </w:r>
            </w:ins>
          </w:p>
        </w:tc>
      </w:tr>
      <w:tr w:rsidR="00A527ED" w14:paraId="01DF24A8" w14:textId="77777777" w:rsidTr="00C95C4A">
        <w:trPr>
          <w:ins w:id="246" w:author="Dajun Wang" w:date="2022-04-20T09:22:00Z"/>
        </w:trPr>
        <w:tc>
          <w:tcPr>
            <w:tcW w:w="1425" w:type="dxa"/>
            <w:vAlign w:val="center"/>
            <w:tcPrChange w:id="247" w:author="Dajun Wang" w:date="2022-05-02T07:48:00Z">
              <w:tcPr>
                <w:tcW w:w="1425" w:type="dxa"/>
              </w:tcPr>
            </w:tcPrChange>
          </w:tcPr>
          <w:p w14:paraId="67030D33" w14:textId="7C437D77" w:rsidR="00A527ED" w:rsidRDefault="00A527ED">
            <w:pPr>
              <w:jc w:val="center"/>
              <w:rPr>
                <w:ins w:id="248" w:author="Dajun Wang" w:date="2022-04-20T09:22:00Z"/>
                <w:rFonts w:ascii="Mandai Value Serif" w:hAnsi="Mandai Value Serif"/>
                <w:sz w:val="24"/>
                <w:szCs w:val="24"/>
              </w:rPr>
              <w:pPrChange w:id="249" w:author="Dajun Wang" w:date="2022-04-20T09:28:00Z">
                <w:pPr>
                  <w:jc w:val="both"/>
                </w:pPr>
              </w:pPrChange>
            </w:pPr>
            <w:ins w:id="250" w:author="Dajun Wang" w:date="2022-04-20T09:22:00Z">
              <w:r>
                <w:rPr>
                  <w:rFonts w:ascii="Mandai Value Serif" w:hAnsi="Mandai Value Serif"/>
                  <w:sz w:val="24"/>
                  <w:szCs w:val="24"/>
                </w:rPr>
                <w:t>3</w:t>
              </w:r>
            </w:ins>
          </w:p>
        </w:tc>
        <w:tc>
          <w:tcPr>
            <w:tcW w:w="1532" w:type="dxa"/>
            <w:vMerge/>
            <w:vAlign w:val="center"/>
            <w:tcPrChange w:id="251" w:author="Dajun Wang" w:date="2022-05-02T07:48:00Z">
              <w:tcPr>
                <w:tcW w:w="1532" w:type="dxa"/>
                <w:vMerge/>
              </w:tcPr>
            </w:tcPrChange>
          </w:tcPr>
          <w:p w14:paraId="292BC72C" w14:textId="77777777" w:rsidR="00A527ED" w:rsidRDefault="00A527ED">
            <w:pPr>
              <w:jc w:val="center"/>
              <w:rPr>
                <w:ins w:id="252" w:author="Dajun Wang" w:date="2022-04-20T09:24:00Z"/>
                <w:rFonts w:ascii="Mandai Value Serif" w:hAnsi="Mandai Value Serif"/>
                <w:sz w:val="24"/>
                <w:szCs w:val="24"/>
              </w:rPr>
              <w:pPrChange w:id="253" w:author="Dajun Wang" w:date="2022-04-20T09:28:00Z">
                <w:pPr>
                  <w:jc w:val="both"/>
                </w:pPr>
              </w:pPrChange>
            </w:pPr>
          </w:p>
        </w:tc>
        <w:tc>
          <w:tcPr>
            <w:tcW w:w="5498" w:type="dxa"/>
            <w:vAlign w:val="center"/>
            <w:tcPrChange w:id="254" w:author="Dajun Wang" w:date="2022-05-02T07:48:00Z">
              <w:tcPr>
                <w:tcW w:w="1532" w:type="dxa"/>
              </w:tcPr>
            </w:tcPrChange>
          </w:tcPr>
          <w:p w14:paraId="74AE5CB4" w14:textId="56C27D14" w:rsidR="00A527ED" w:rsidRDefault="00B221CA">
            <w:pPr>
              <w:jc w:val="center"/>
              <w:rPr>
                <w:ins w:id="255" w:author="Dajun Wang" w:date="2022-04-20T09:22:00Z"/>
                <w:rFonts w:ascii="Mandai Value Serif" w:hAnsi="Mandai Value Serif"/>
                <w:sz w:val="24"/>
                <w:szCs w:val="24"/>
              </w:rPr>
              <w:pPrChange w:id="256" w:author="Dajun Wang" w:date="2022-04-20T09:28:00Z">
                <w:pPr>
                  <w:jc w:val="both"/>
                </w:pPr>
              </w:pPrChange>
            </w:pPr>
            <w:ins w:id="257" w:author="Dajun Wang" w:date="2022-05-02T07:40:00Z">
              <w:r>
                <w:rPr>
                  <w:rFonts w:ascii="Mandai Value Serif" w:hAnsi="Mandai Value Serif"/>
                  <w:sz w:val="24"/>
                  <w:szCs w:val="24"/>
                </w:rPr>
                <w:t>BE</w:t>
              </w:r>
            </w:ins>
            <w:ins w:id="258" w:author="Dajun Wang" w:date="2022-05-02T07:48:00Z">
              <w:r w:rsidR="00162978">
                <w:rPr>
                  <w:rFonts w:ascii="Mandai Value Serif" w:hAnsi="Mandai Value Serif"/>
                  <w:sz w:val="24"/>
                  <w:szCs w:val="24"/>
                </w:rPr>
                <w:t xml:space="preserve">: </w:t>
              </w:r>
            </w:ins>
            <w:ins w:id="259" w:author="Dajun Wang" w:date="2022-05-02T07:49:00Z">
              <w:r w:rsidR="00162978">
                <w:rPr>
                  <w:rFonts w:ascii="Mandai Value Serif" w:hAnsi="Mandai Value Serif"/>
                  <w:sz w:val="24"/>
                  <w:szCs w:val="24"/>
                </w:rPr>
                <w:t>Nangka + Saga</w:t>
              </w:r>
            </w:ins>
          </w:p>
        </w:tc>
      </w:tr>
      <w:tr w:rsidR="00A527ED" w14:paraId="2F2BE046" w14:textId="77777777" w:rsidTr="00C95C4A">
        <w:trPr>
          <w:ins w:id="260" w:author="Dajun Wang" w:date="2022-04-20T09:22:00Z"/>
        </w:trPr>
        <w:tc>
          <w:tcPr>
            <w:tcW w:w="1425" w:type="dxa"/>
            <w:vAlign w:val="center"/>
            <w:tcPrChange w:id="261" w:author="Dajun Wang" w:date="2022-05-02T07:48:00Z">
              <w:tcPr>
                <w:tcW w:w="1425" w:type="dxa"/>
              </w:tcPr>
            </w:tcPrChange>
          </w:tcPr>
          <w:p w14:paraId="348ACCE6" w14:textId="443136F1" w:rsidR="00A527ED" w:rsidRDefault="00A527ED">
            <w:pPr>
              <w:jc w:val="center"/>
              <w:rPr>
                <w:ins w:id="262" w:author="Dajun Wang" w:date="2022-04-20T09:22:00Z"/>
                <w:rFonts w:ascii="Mandai Value Serif" w:hAnsi="Mandai Value Serif"/>
                <w:sz w:val="24"/>
                <w:szCs w:val="24"/>
              </w:rPr>
              <w:pPrChange w:id="263" w:author="Dajun Wang" w:date="2022-04-20T09:28:00Z">
                <w:pPr>
                  <w:jc w:val="both"/>
                </w:pPr>
              </w:pPrChange>
            </w:pPr>
            <w:ins w:id="264" w:author="Dajun Wang" w:date="2022-04-20T09:22:00Z">
              <w:r>
                <w:rPr>
                  <w:rFonts w:ascii="Mandai Value Serif" w:hAnsi="Mandai Value Serif"/>
                  <w:sz w:val="24"/>
                  <w:szCs w:val="24"/>
                </w:rPr>
                <w:t>4</w:t>
              </w:r>
            </w:ins>
          </w:p>
        </w:tc>
        <w:tc>
          <w:tcPr>
            <w:tcW w:w="1532" w:type="dxa"/>
            <w:vMerge/>
            <w:vAlign w:val="center"/>
            <w:tcPrChange w:id="265" w:author="Dajun Wang" w:date="2022-05-02T07:48:00Z">
              <w:tcPr>
                <w:tcW w:w="1532" w:type="dxa"/>
                <w:vMerge/>
              </w:tcPr>
            </w:tcPrChange>
          </w:tcPr>
          <w:p w14:paraId="2C5A48AA" w14:textId="77777777" w:rsidR="00A527ED" w:rsidRDefault="00A527ED">
            <w:pPr>
              <w:jc w:val="center"/>
              <w:rPr>
                <w:ins w:id="266" w:author="Dajun Wang" w:date="2022-04-20T09:24:00Z"/>
                <w:rFonts w:ascii="Mandai Value Serif" w:hAnsi="Mandai Value Serif"/>
                <w:sz w:val="24"/>
                <w:szCs w:val="24"/>
              </w:rPr>
              <w:pPrChange w:id="267" w:author="Dajun Wang" w:date="2022-04-20T09:28:00Z">
                <w:pPr>
                  <w:jc w:val="both"/>
                </w:pPr>
              </w:pPrChange>
            </w:pPr>
          </w:p>
        </w:tc>
        <w:tc>
          <w:tcPr>
            <w:tcW w:w="5498" w:type="dxa"/>
            <w:vAlign w:val="center"/>
            <w:tcPrChange w:id="268" w:author="Dajun Wang" w:date="2022-05-02T07:48:00Z">
              <w:tcPr>
                <w:tcW w:w="1532" w:type="dxa"/>
              </w:tcPr>
            </w:tcPrChange>
          </w:tcPr>
          <w:p w14:paraId="688DFA80" w14:textId="435AA645" w:rsidR="00A527ED" w:rsidRDefault="005C3D7C">
            <w:pPr>
              <w:jc w:val="center"/>
              <w:rPr>
                <w:ins w:id="269" w:author="Dajun Wang" w:date="2022-04-20T09:22:00Z"/>
                <w:rFonts w:ascii="Mandai Value Serif" w:hAnsi="Mandai Value Serif"/>
                <w:sz w:val="24"/>
                <w:szCs w:val="24"/>
              </w:rPr>
              <w:pPrChange w:id="270" w:author="Dajun Wang" w:date="2022-04-20T09:28:00Z">
                <w:pPr>
                  <w:jc w:val="both"/>
                </w:pPr>
              </w:pPrChange>
            </w:pPr>
            <w:ins w:id="271" w:author="Dajun Wang" w:date="2022-05-02T07:41:00Z">
              <w:r>
                <w:rPr>
                  <w:rFonts w:ascii="Mandai Value Serif" w:hAnsi="Mandai Value Serif"/>
                  <w:sz w:val="24"/>
                  <w:szCs w:val="24"/>
                </w:rPr>
                <w:t>CD</w:t>
              </w:r>
            </w:ins>
            <w:ins w:id="272" w:author="Dajun Wang" w:date="2022-05-02T07:49:00Z">
              <w:r w:rsidR="00162978">
                <w:rPr>
                  <w:rFonts w:ascii="Mandai Value Serif" w:hAnsi="Mandai Value Serif"/>
                  <w:sz w:val="24"/>
                  <w:szCs w:val="24"/>
                </w:rPr>
                <w:t>: Fishtail + Acacia</w:t>
              </w:r>
            </w:ins>
          </w:p>
        </w:tc>
      </w:tr>
      <w:tr w:rsidR="00A527ED" w14:paraId="46EA7C94" w14:textId="77777777" w:rsidTr="00C95C4A">
        <w:trPr>
          <w:ins w:id="273" w:author="Dajun Wang" w:date="2022-04-20T09:22:00Z"/>
        </w:trPr>
        <w:tc>
          <w:tcPr>
            <w:tcW w:w="1425" w:type="dxa"/>
            <w:vAlign w:val="center"/>
            <w:tcPrChange w:id="274" w:author="Dajun Wang" w:date="2022-05-02T07:48:00Z">
              <w:tcPr>
                <w:tcW w:w="1425" w:type="dxa"/>
              </w:tcPr>
            </w:tcPrChange>
          </w:tcPr>
          <w:p w14:paraId="23893B42" w14:textId="2F158701" w:rsidR="00A527ED" w:rsidRDefault="00A527ED">
            <w:pPr>
              <w:jc w:val="center"/>
              <w:rPr>
                <w:ins w:id="275" w:author="Dajun Wang" w:date="2022-04-20T09:22:00Z"/>
                <w:rFonts w:ascii="Mandai Value Serif" w:hAnsi="Mandai Value Serif"/>
                <w:sz w:val="24"/>
                <w:szCs w:val="24"/>
              </w:rPr>
              <w:pPrChange w:id="276" w:author="Dajun Wang" w:date="2022-04-20T09:28:00Z">
                <w:pPr>
                  <w:jc w:val="both"/>
                </w:pPr>
              </w:pPrChange>
            </w:pPr>
            <w:ins w:id="277" w:author="Dajun Wang" w:date="2022-04-20T09:22:00Z">
              <w:r>
                <w:rPr>
                  <w:rFonts w:ascii="Mandai Value Serif" w:hAnsi="Mandai Value Serif"/>
                  <w:sz w:val="24"/>
                  <w:szCs w:val="24"/>
                </w:rPr>
                <w:t>5</w:t>
              </w:r>
            </w:ins>
          </w:p>
        </w:tc>
        <w:tc>
          <w:tcPr>
            <w:tcW w:w="1532" w:type="dxa"/>
            <w:vMerge/>
            <w:vAlign w:val="center"/>
            <w:tcPrChange w:id="278" w:author="Dajun Wang" w:date="2022-05-02T07:48:00Z">
              <w:tcPr>
                <w:tcW w:w="1532" w:type="dxa"/>
                <w:vMerge/>
              </w:tcPr>
            </w:tcPrChange>
          </w:tcPr>
          <w:p w14:paraId="0AA10CF7" w14:textId="77777777" w:rsidR="00A527ED" w:rsidRDefault="00A527ED">
            <w:pPr>
              <w:jc w:val="center"/>
              <w:rPr>
                <w:ins w:id="279" w:author="Dajun Wang" w:date="2022-04-20T09:24:00Z"/>
                <w:rFonts w:ascii="Mandai Value Serif" w:hAnsi="Mandai Value Serif"/>
                <w:sz w:val="24"/>
                <w:szCs w:val="24"/>
              </w:rPr>
              <w:pPrChange w:id="280" w:author="Dajun Wang" w:date="2022-04-20T09:28:00Z">
                <w:pPr>
                  <w:jc w:val="both"/>
                </w:pPr>
              </w:pPrChange>
            </w:pPr>
          </w:p>
        </w:tc>
        <w:tc>
          <w:tcPr>
            <w:tcW w:w="5498" w:type="dxa"/>
            <w:vAlign w:val="center"/>
            <w:tcPrChange w:id="281" w:author="Dajun Wang" w:date="2022-05-02T07:48:00Z">
              <w:tcPr>
                <w:tcW w:w="1532" w:type="dxa"/>
              </w:tcPr>
            </w:tcPrChange>
          </w:tcPr>
          <w:p w14:paraId="41479B65" w14:textId="1D1E5316" w:rsidR="00A527ED" w:rsidRDefault="00A527ED">
            <w:pPr>
              <w:jc w:val="center"/>
              <w:rPr>
                <w:ins w:id="282" w:author="Dajun Wang" w:date="2022-04-20T09:22:00Z"/>
                <w:rFonts w:ascii="Mandai Value Serif" w:hAnsi="Mandai Value Serif"/>
                <w:sz w:val="24"/>
                <w:szCs w:val="24"/>
              </w:rPr>
              <w:pPrChange w:id="283" w:author="Dajun Wang" w:date="2022-04-20T09:28:00Z">
                <w:pPr>
                  <w:jc w:val="both"/>
                </w:pPr>
              </w:pPrChange>
            </w:pPr>
            <w:ins w:id="284" w:author="Dajun Wang" w:date="2022-04-20T09:23:00Z">
              <w:r>
                <w:rPr>
                  <w:rFonts w:ascii="Mandai Value Serif" w:hAnsi="Mandai Value Serif"/>
                  <w:sz w:val="24"/>
                  <w:szCs w:val="24"/>
                </w:rPr>
                <w:t>A</w:t>
              </w:r>
            </w:ins>
            <w:ins w:id="285" w:author="Dajun Wang" w:date="2022-05-02T07:41:00Z">
              <w:r w:rsidR="005C3D7C">
                <w:rPr>
                  <w:rFonts w:ascii="Mandai Value Serif" w:hAnsi="Mandai Value Serif"/>
                  <w:sz w:val="24"/>
                  <w:szCs w:val="24"/>
                </w:rPr>
                <w:t>C</w:t>
              </w:r>
            </w:ins>
            <w:ins w:id="286" w:author="Dajun Wang" w:date="2022-05-02T07:49:00Z">
              <w:r w:rsidR="00162978">
                <w:rPr>
                  <w:rFonts w:ascii="Mandai Value Serif" w:hAnsi="Mandai Value Serif"/>
                  <w:sz w:val="24"/>
                  <w:szCs w:val="24"/>
                </w:rPr>
                <w:t xml:space="preserve">: Starfruit + </w:t>
              </w:r>
              <w:r w:rsidR="00580950">
                <w:rPr>
                  <w:rFonts w:ascii="Mandai Value Serif" w:hAnsi="Mandai Value Serif"/>
                  <w:sz w:val="24"/>
                  <w:szCs w:val="24"/>
                </w:rPr>
                <w:t>Fishtail</w:t>
              </w:r>
            </w:ins>
          </w:p>
        </w:tc>
      </w:tr>
      <w:tr w:rsidR="00A527ED" w14:paraId="5860BAF8" w14:textId="77777777" w:rsidTr="00C95C4A">
        <w:trPr>
          <w:ins w:id="287" w:author="Dajun Wang" w:date="2022-04-20T09:22:00Z"/>
        </w:trPr>
        <w:tc>
          <w:tcPr>
            <w:tcW w:w="1425" w:type="dxa"/>
            <w:vAlign w:val="center"/>
            <w:tcPrChange w:id="288" w:author="Dajun Wang" w:date="2022-05-02T07:48:00Z">
              <w:tcPr>
                <w:tcW w:w="1425" w:type="dxa"/>
              </w:tcPr>
            </w:tcPrChange>
          </w:tcPr>
          <w:p w14:paraId="69609B83" w14:textId="67E907D4" w:rsidR="00A527ED" w:rsidRDefault="00A527ED">
            <w:pPr>
              <w:jc w:val="center"/>
              <w:rPr>
                <w:ins w:id="289" w:author="Dajun Wang" w:date="2022-04-20T09:22:00Z"/>
                <w:rFonts w:ascii="Mandai Value Serif" w:hAnsi="Mandai Value Serif"/>
                <w:sz w:val="24"/>
                <w:szCs w:val="24"/>
              </w:rPr>
              <w:pPrChange w:id="290" w:author="Dajun Wang" w:date="2022-04-20T09:28:00Z">
                <w:pPr>
                  <w:jc w:val="both"/>
                </w:pPr>
              </w:pPrChange>
            </w:pPr>
            <w:ins w:id="291" w:author="Dajun Wang" w:date="2022-04-20T09:22:00Z">
              <w:r>
                <w:rPr>
                  <w:rFonts w:ascii="Mandai Value Serif" w:hAnsi="Mandai Value Serif"/>
                  <w:sz w:val="24"/>
                  <w:szCs w:val="24"/>
                </w:rPr>
                <w:t>6</w:t>
              </w:r>
            </w:ins>
          </w:p>
        </w:tc>
        <w:tc>
          <w:tcPr>
            <w:tcW w:w="1532" w:type="dxa"/>
            <w:vMerge/>
            <w:vAlign w:val="center"/>
            <w:tcPrChange w:id="292" w:author="Dajun Wang" w:date="2022-05-02T07:48:00Z">
              <w:tcPr>
                <w:tcW w:w="1532" w:type="dxa"/>
                <w:vMerge/>
              </w:tcPr>
            </w:tcPrChange>
          </w:tcPr>
          <w:p w14:paraId="4D80957A" w14:textId="77777777" w:rsidR="00A527ED" w:rsidRDefault="00A527ED">
            <w:pPr>
              <w:jc w:val="center"/>
              <w:rPr>
                <w:ins w:id="293" w:author="Dajun Wang" w:date="2022-04-20T09:24:00Z"/>
                <w:rFonts w:ascii="Mandai Value Serif" w:hAnsi="Mandai Value Serif"/>
                <w:sz w:val="24"/>
                <w:szCs w:val="24"/>
              </w:rPr>
              <w:pPrChange w:id="294" w:author="Dajun Wang" w:date="2022-04-20T09:28:00Z">
                <w:pPr>
                  <w:jc w:val="both"/>
                </w:pPr>
              </w:pPrChange>
            </w:pPr>
          </w:p>
        </w:tc>
        <w:tc>
          <w:tcPr>
            <w:tcW w:w="5498" w:type="dxa"/>
            <w:vAlign w:val="center"/>
            <w:tcPrChange w:id="295" w:author="Dajun Wang" w:date="2022-05-02T07:48:00Z">
              <w:tcPr>
                <w:tcW w:w="1532" w:type="dxa"/>
              </w:tcPr>
            </w:tcPrChange>
          </w:tcPr>
          <w:p w14:paraId="2CBA14BB" w14:textId="47F23DEE" w:rsidR="00A527ED" w:rsidRDefault="005C3D7C">
            <w:pPr>
              <w:jc w:val="center"/>
              <w:rPr>
                <w:ins w:id="296" w:author="Dajun Wang" w:date="2022-04-20T09:22:00Z"/>
                <w:rFonts w:ascii="Mandai Value Serif" w:hAnsi="Mandai Value Serif"/>
                <w:sz w:val="24"/>
                <w:szCs w:val="24"/>
              </w:rPr>
              <w:pPrChange w:id="297" w:author="Dajun Wang" w:date="2022-04-20T09:28:00Z">
                <w:pPr>
                  <w:jc w:val="both"/>
                </w:pPr>
              </w:pPrChange>
            </w:pPr>
            <w:ins w:id="298" w:author="Dajun Wang" w:date="2022-05-02T07:41:00Z">
              <w:r>
                <w:rPr>
                  <w:rFonts w:ascii="Mandai Value Serif" w:hAnsi="Mandai Value Serif"/>
                  <w:sz w:val="24"/>
                  <w:szCs w:val="24"/>
                </w:rPr>
                <w:t>BD</w:t>
              </w:r>
            </w:ins>
            <w:ins w:id="299" w:author="Dajun Wang" w:date="2022-05-02T07:49:00Z">
              <w:r w:rsidR="00580950">
                <w:rPr>
                  <w:rFonts w:ascii="Mandai Value Serif" w:hAnsi="Mandai Value Serif"/>
                  <w:sz w:val="24"/>
                  <w:szCs w:val="24"/>
                </w:rPr>
                <w:t>: Nangka + Acacia</w:t>
              </w:r>
            </w:ins>
          </w:p>
        </w:tc>
      </w:tr>
      <w:tr w:rsidR="00A527ED" w14:paraId="32B2147A" w14:textId="77777777" w:rsidTr="00C95C4A">
        <w:trPr>
          <w:ins w:id="300" w:author="Dajun Wang" w:date="2022-04-20T09:22:00Z"/>
        </w:trPr>
        <w:tc>
          <w:tcPr>
            <w:tcW w:w="1425" w:type="dxa"/>
            <w:vAlign w:val="center"/>
            <w:tcPrChange w:id="301" w:author="Dajun Wang" w:date="2022-05-02T07:48:00Z">
              <w:tcPr>
                <w:tcW w:w="1425" w:type="dxa"/>
              </w:tcPr>
            </w:tcPrChange>
          </w:tcPr>
          <w:p w14:paraId="67013DDA" w14:textId="429D298C" w:rsidR="00A527ED" w:rsidRDefault="00A527ED">
            <w:pPr>
              <w:jc w:val="center"/>
              <w:rPr>
                <w:ins w:id="302" w:author="Dajun Wang" w:date="2022-04-20T09:22:00Z"/>
                <w:rFonts w:ascii="Mandai Value Serif" w:hAnsi="Mandai Value Serif"/>
                <w:sz w:val="24"/>
                <w:szCs w:val="24"/>
              </w:rPr>
              <w:pPrChange w:id="303" w:author="Dajun Wang" w:date="2022-04-20T09:28:00Z">
                <w:pPr>
                  <w:jc w:val="both"/>
                </w:pPr>
              </w:pPrChange>
            </w:pPr>
            <w:ins w:id="304" w:author="Dajun Wang" w:date="2022-04-20T09:22:00Z">
              <w:r>
                <w:rPr>
                  <w:rFonts w:ascii="Mandai Value Serif" w:hAnsi="Mandai Value Serif"/>
                  <w:sz w:val="24"/>
                  <w:szCs w:val="24"/>
                </w:rPr>
                <w:t>7</w:t>
              </w:r>
            </w:ins>
          </w:p>
        </w:tc>
        <w:tc>
          <w:tcPr>
            <w:tcW w:w="1532" w:type="dxa"/>
            <w:vMerge/>
            <w:vAlign w:val="center"/>
            <w:tcPrChange w:id="305" w:author="Dajun Wang" w:date="2022-05-02T07:48:00Z">
              <w:tcPr>
                <w:tcW w:w="1532" w:type="dxa"/>
                <w:vMerge/>
              </w:tcPr>
            </w:tcPrChange>
          </w:tcPr>
          <w:p w14:paraId="0ED98CFD" w14:textId="77777777" w:rsidR="00A527ED" w:rsidRDefault="00A527ED">
            <w:pPr>
              <w:jc w:val="center"/>
              <w:rPr>
                <w:ins w:id="306" w:author="Dajun Wang" w:date="2022-04-20T09:24:00Z"/>
                <w:rFonts w:ascii="Mandai Value Serif" w:hAnsi="Mandai Value Serif"/>
                <w:sz w:val="24"/>
                <w:szCs w:val="24"/>
              </w:rPr>
              <w:pPrChange w:id="307" w:author="Dajun Wang" w:date="2022-04-20T09:28:00Z">
                <w:pPr>
                  <w:jc w:val="both"/>
                </w:pPr>
              </w:pPrChange>
            </w:pPr>
          </w:p>
        </w:tc>
        <w:tc>
          <w:tcPr>
            <w:tcW w:w="5498" w:type="dxa"/>
            <w:vAlign w:val="center"/>
            <w:tcPrChange w:id="308" w:author="Dajun Wang" w:date="2022-05-02T07:48:00Z">
              <w:tcPr>
                <w:tcW w:w="1532" w:type="dxa"/>
              </w:tcPr>
            </w:tcPrChange>
          </w:tcPr>
          <w:p w14:paraId="11F18E98" w14:textId="00D2D424" w:rsidR="00A527ED" w:rsidRDefault="005C3D7C">
            <w:pPr>
              <w:jc w:val="center"/>
              <w:rPr>
                <w:ins w:id="309" w:author="Dajun Wang" w:date="2022-04-20T09:22:00Z"/>
                <w:rFonts w:ascii="Mandai Value Serif" w:hAnsi="Mandai Value Serif"/>
                <w:sz w:val="24"/>
                <w:szCs w:val="24"/>
              </w:rPr>
              <w:pPrChange w:id="310" w:author="Dajun Wang" w:date="2022-04-20T09:28:00Z">
                <w:pPr>
                  <w:jc w:val="both"/>
                </w:pPr>
              </w:pPrChange>
            </w:pPr>
            <w:ins w:id="311" w:author="Dajun Wang" w:date="2022-05-02T07:41:00Z">
              <w:r>
                <w:rPr>
                  <w:rFonts w:ascii="Mandai Value Serif" w:hAnsi="Mandai Value Serif"/>
                  <w:sz w:val="24"/>
                  <w:szCs w:val="24"/>
                </w:rPr>
                <w:t>AE</w:t>
              </w:r>
            </w:ins>
            <w:ins w:id="312" w:author="Dajun Wang" w:date="2022-05-02T07:49:00Z">
              <w:r w:rsidR="00580950">
                <w:rPr>
                  <w:rFonts w:ascii="Mandai Value Serif" w:hAnsi="Mandai Value Serif"/>
                  <w:sz w:val="24"/>
                  <w:szCs w:val="24"/>
                </w:rPr>
                <w:t>: Starfruit + Saga</w:t>
              </w:r>
            </w:ins>
          </w:p>
        </w:tc>
      </w:tr>
      <w:tr w:rsidR="00A527ED" w14:paraId="56DE19F5" w14:textId="77777777" w:rsidTr="00C95C4A">
        <w:trPr>
          <w:ins w:id="313" w:author="Dajun Wang" w:date="2022-04-20T09:22:00Z"/>
        </w:trPr>
        <w:tc>
          <w:tcPr>
            <w:tcW w:w="1425" w:type="dxa"/>
            <w:vAlign w:val="center"/>
            <w:tcPrChange w:id="314" w:author="Dajun Wang" w:date="2022-05-02T07:48:00Z">
              <w:tcPr>
                <w:tcW w:w="1425" w:type="dxa"/>
              </w:tcPr>
            </w:tcPrChange>
          </w:tcPr>
          <w:p w14:paraId="0B6CC2B3" w14:textId="224FCADC" w:rsidR="00A527ED" w:rsidRDefault="00A527ED">
            <w:pPr>
              <w:jc w:val="center"/>
              <w:rPr>
                <w:ins w:id="315" w:author="Dajun Wang" w:date="2022-04-20T09:22:00Z"/>
                <w:rFonts w:ascii="Mandai Value Serif" w:hAnsi="Mandai Value Serif"/>
                <w:sz w:val="24"/>
                <w:szCs w:val="24"/>
              </w:rPr>
              <w:pPrChange w:id="316" w:author="Dajun Wang" w:date="2022-04-20T09:28:00Z">
                <w:pPr>
                  <w:jc w:val="both"/>
                </w:pPr>
              </w:pPrChange>
            </w:pPr>
            <w:ins w:id="317" w:author="Dajun Wang" w:date="2022-04-20T09:22:00Z">
              <w:r>
                <w:rPr>
                  <w:rFonts w:ascii="Mandai Value Serif" w:hAnsi="Mandai Value Serif"/>
                  <w:sz w:val="24"/>
                  <w:szCs w:val="24"/>
                </w:rPr>
                <w:t>8</w:t>
              </w:r>
            </w:ins>
          </w:p>
        </w:tc>
        <w:tc>
          <w:tcPr>
            <w:tcW w:w="1532" w:type="dxa"/>
            <w:vMerge/>
            <w:vAlign w:val="center"/>
            <w:tcPrChange w:id="318" w:author="Dajun Wang" w:date="2022-05-02T07:48:00Z">
              <w:tcPr>
                <w:tcW w:w="1532" w:type="dxa"/>
                <w:vMerge/>
              </w:tcPr>
            </w:tcPrChange>
          </w:tcPr>
          <w:p w14:paraId="22822CEF" w14:textId="77777777" w:rsidR="00A527ED" w:rsidRDefault="00A527ED">
            <w:pPr>
              <w:jc w:val="center"/>
              <w:rPr>
                <w:ins w:id="319" w:author="Dajun Wang" w:date="2022-04-20T09:24:00Z"/>
                <w:rFonts w:ascii="Mandai Value Serif" w:hAnsi="Mandai Value Serif"/>
                <w:sz w:val="24"/>
                <w:szCs w:val="24"/>
              </w:rPr>
              <w:pPrChange w:id="320" w:author="Dajun Wang" w:date="2022-04-20T09:28:00Z">
                <w:pPr>
                  <w:jc w:val="both"/>
                </w:pPr>
              </w:pPrChange>
            </w:pPr>
          </w:p>
        </w:tc>
        <w:tc>
          <w:tcPr>
            <w:tcW w:w="5498" w:type="dxa"/>
            <w:vAlign w:val="center"/>
            <w:tcPrChange w:id="321" w:author="Dajun Wang" w:date="2022-05-02T07:48:00Z">
              <w:tcPr>
                <w:tcW w:w="1532" w:type="dxa"/>
              </w:tcPr>
            </w:tcPrChange>
          </w:tcPr>
          <w:p w14:paraId="6675FE7A" w14:textId="7712C300" w:rsidR="00A527ED" w:rsidRDefault="00204451">
            <w:pPr>
              <w:jc w:val="center"/>
              <w:rPr>
                <w:ins w:id="322" w:author="Dajun Wang" w:date="2022-04-20T09:22:00Z"/>
                <w:rFonts w:ascii="Mandai Value Serif" w:hAnsi="Mandai Value Serif"/>
                <w:sz w:val="24"/>
                <w:szCs w:val="24"/>
              </w:rPr>
              <w:pPrChange w:id="323" w:author="Dajun Wang" w:date="2022-04-20T09:28:00Z">
                <w:pPr>
                  <w:jc w:val="both"/>
                </w:pPr>
              </w:pPrChange>
            </w:pPr>
            <w:ins w:id="324" w:author="Dajun Wang" w:date="2022-05-02T07:42:00Z">
              <w:r>
                <w:rPr>
                  <w:rFonts w:ascii="Mandai Value Serif" w:hAnsi="Mandai Value Serif"/>
                  <w:sz w:val="24"/>
                  <w:szCs w:val="24"/>
                </w:rPr>
                <w:t>CE</w:t>
              </w:r>
            </w:ins>
            <w:ins w:id="325" w:author="Dajun Wang" w:date="2022-05-02T07:49:00Z">
              <w:r w:rsidR="00580950">
                <w:rPr>
                  <w:rFonts w:ascii="Mandai Value Serif" w:hAnsi="Mandai Value Serif"/>
                  <w:sz w:val="24"/>
                  <w:szCs w:val="24"/>
                </w:rPr>
                <w:t>: Fishtail + Saga</w:t>
              </w:r>
            </w:ins>
          </w:p>
        </w:tc>
      </w:tr>
      <w:tr w:rsidR="00A527ED" w14:paraId="69B792E8" w14:textId="77777777" w:rsidTr="00C95C4A">
        <w:trPr>
          <w:ins w:id="326" w:author="Dajun Wang" w:date="2022-04-20T09:22:00Z"/>
        </w:trPr>
        <w:tc>
          <w:tcPr>
            <w:tcW w:w="1425" w:type="dxa"/>
            <w:vAlign w:val="center"/>
            <w:tcPrChange w:id="327" w:author="Dajun Wang" w:date="2022-05-02T07:48:00Z">
              <w:tcPr>
                <w:tcW w:w="1425" w:type="dxa"/>
              </w:tcPr>
            </w:tcPrChange>
          </w:tcPr>
          <w:p w14:paraId="71FDAFD5" w14:textId="6A261C15" w:rsidR="00A527ED" w:rsidRDefault="00A527ED">
            <w:pPr>
              <w:jc w:val="center"/>
              <w:rPr>
                <w:ins w:id="328" w:author="Dajun Wang" w:date="2022-04-20T09:22:00Z"/>
                <w:rFonts w:ascii="Mandai Value Serif" w:hAnsi="Mandai Value Serif"/>
                <w:sz w:val="24"/>
                <w:szCs w:val="24"/>
              </w:rPr>
              <w:pPrChange w:id="329" w:author="Dajun Wang" w:date="2022-04-20T09:28:00Z">
                <w:pPr>
                  <w:jc w:val="both"/>
                </w:pPr>
              </w:pPrChange>
            </w:pPr>
            <w:ins w:id="330" w:author="Dajun Wang" w:date="2022-04-20T09:22:00Z">
              <w:r>
                <w:rPr>
                  <w:rFonts w:ascii="Mandai Value Serif" w:hAnsi="Mandai Value Serif"/>
                  <w:sz w:val="24"/>
                  <w:szCs w:val="24"/>
                </w:rPr>
                <w:t>9</w:t>
              </w:r>
            </w:ins>
          </w:p>
        </w:tc>
        <w:tc>
          <w:tcPr>
            <w:tcW w:w="1532" w:type="dxa"/>
            <w:vMerge/>
            <w:vAlign w:val="center"/>
            <w:tcPrChange w:id="331" w:author="Dajun Wang" w:date="2022-05-02T07:48:00Z">
              <w:tcPr>
                <w:tcW w:w="1532" w:type="dxa"/>
                <w:vMerge/>
              </w:tcPr>
            </w:tcPrChange>
          </w:tcPr>
          <w:p w14:paraId="42C1F91F" w14:textId="77777777" w:rsidR="00A527ED" w:rsidRDefault="00A527ED">
            <w:pPr>
              <w:jc w:val="center"/>
              <w:rPr>
                <w:ins w:id="332" w:author="Dajun Wang" w:date="2022-04-20T09:24:00Z"/>
                <w:rFonts w:ascii="Mandai Value Serif" w:hAnsi="Mandai Value Serif"/>
                <w:sz w:val="24"/>
                <w:szCs w:val="24"/>
              </w:rPr>
              <w:pPrChange w:id="333" w:author="Dajun Wang" w:date="2022-04-20T09:28:00Z">
                <w:pPr>
                  <w:jc w:val="both"/>
                </w:pPr>
              </w:pPrChange>
            </w:pPr>
          </w:p>
        </w:tc>
        <w:tc>
          <w:tcPr>
            <w:tcW w:w="5498" w:type="dxa"/>
            <w:vAlign w:val="center"/>
            <w:tcPrChange w:id="334" w:author="Dajun Wang" w:date="2022-05-02T07:48:00Z">
              <w:tcPr>
                <w:tcW w:w="1532" w:type="dxa"/>
              </w:tcPr>
            </w:tcPrChange>
          </w:tcPr>
          <w:p w14:paraId="2C4F816E" w14:textId="57E16511" w:rsidR="00A527ED" w:rsidRDefault="00204451">
            <w:pPr>
              <w:jc w:val="center"/>
              <w:rPr>
                <w:ins w:id="335" w:author="Dajun Wang" w:date="2022-04-20T09:22:00Z"/>
                <w:rFonts w:ascii="Mandai Value Serif" w:hAnsi="Mandai Value Serif"/>
                <w:sz w:val="24"/>
                <w:szCs w:val="24"/>
              </w:rPr>
              <w:pPrChange w:id="336" w:author="Dajun Wang" w:date="2022-04-20T09:28:00Z">
                <w:pPr>
                  <w:jc w:val="both"/>
                </w:pPr>
              </w:pPrChange>
            </w:pPr>
            <w:ins w:id="337" w:author="Dajun Wang" w:date="2022-05-02T07:42:00Z">
              <w:r>
                <w:rPr>
                  <w:rFonts w:ascii="Mandai Value Serif" w:hAnsi="Mandai Value Serif"/>
                  <w:sz w:val="24"/>
                  <w:szCs w:val="24"/>
                </w:rPr>
                <w:t>AB</w:t>
              </w:r>
            </w:ins>
            <w:ins w:id="338" w:author="Dajun Wang" w:date="2022-05-02T07:49:00Z">
              <w:r w:rsidR="00580950">
                <w:rPr>
                  <w:rFonts w:ascii="Mandai Value Serif" w:hAnsi="Mandai Value Serif"/>
                  <w:sz w:val="24"/>
                  <w:szCs w:val="24"/>
                </w:rPr>
                <w:t xml:space="preserve">: Starfruit + </w:t>
              </w:r>
            </w:ins>
            <w:ins w:id="339" w:author="Dajun Wang" w:date="2022-05-02T07:50:00Z">
              <w:r w:rsidR="00580950">
                <w:rPr>
                  <w:rFonts w:ascii="Mandai Value Serif" w:hAnsi="Mandai Value Serif"/>
                  <w:sz w:val="24"/>
                  <w:szCs w:val="24"/>
                </w:rPr>
                <w:t>Nangka</w:t>
              </w:r>
            </w:ins>
          </w:p>
        </w:tc>
      </w:tr>
      <w:tr w:rsidR="00A527ED" w14:paraId="4A8E5B75" w14:textId="77777777" w:rsidTr="00C95C4A">
        <w:trPr>
          <w:ins w:id="340" w:author="Dajun Wang" w:date="2022-04-20T09:22:00Z"/>
        </w:trPr>
        <w:tc>
          <w:tcPr>
            <w:tcW w:w="1425" w:type="dxa"/>
            <w:vAlign w:val="center"/>
            <w:tcPrChange w:id="341" w:author="Dajun Wang" w:date="2022-05-02T07:48:00Z">
              <w:tcPr>
                <w:tcW w:w="1425" w:type="dxa"/>
              </w:tcPr>
            </w:tcPrChange>
          </w:tcPr>
          <w:p w14:paraId="227C0BF9" w14:textId="309C7288" w:rsidR="00A527ED" w:rsidRDefault="00A527ED">
            <w:pPr>
              <w:jc w:val="center"/>
              <w:rPr>
                <w:ins w:id="342" w:author="Dajun Wang" w:date="2022-04-20T09:22:00Z"/>
                <w:rFonts w:ascii="Mandai Value Serif" w:hAnsi="Mandai Value Serif"/>
                <w:sz w:val="24"/>
                <w:szCs w:val="24"/>
              </w:rPr>
              <w:pPrChange w:id="343" w:author="Dajun Wang" w:date="2022-04-20T09:28:00Z">
                <w:pPr>
                  <w:jc w:val="both"/>
                </w:pPr>
              </w:pPrChange>
            </w:pPr>
            <w:ins w:id="344" w:author="Dajun Wang" w:date="2022-04-20T09:22:00Z">
              <w:r>
                <w:rPr>
                  <w:rFonts w:ascii="Mandai Value Serif" w:hAnsi="Mandai Value Serif"/>
                  <w:sz w:val="24"/>
                  <w:szCs w:val="24"/>
                </w:rPr>
                <w:t>10</w:t>
              </w:r>
            </w:ins>
          </w:p>
        </w:tc>
        <w:tc>
          <w:tcPr>
            <w:tcW w:w="1532" w:type="dxa"/>
            <w:vMerge/>
            <w:vAlign w:val="center"/>
            <w:tcPrChange w:id="345" w:author="Dajun Wang" w:date="2022-05-02T07:48:00Z">
              <w:tcPr>
                <w:tcW w:w="1532" w:type="dxa"/>
                <w:vMerge/>
              </w:tcPr>
            </w:tcPrChange>
          </w:tcPr>
          <w:p w14:paraId="47C12953" w14:textId="77777777" w:rsidR="00A527ED" w:rsidRDefault="00A527ED">
            <w:pPr>
              <w:jc w:val="center"/>
              <w:rPr>
                <w:ins w:id="346" w:author="Dajun Wang" w:date="2022-04-20T09:24:00Z"/>
                <w:rFonts w:ascii="Mandai Value Serif" w:hAnsi="Mandai Value Serif"/>
                <w:sz w:val="24"/>
                <w:szCs w:val="24"/>
              </w:rPr>
              <w:pPrChange w:id="347" w:author="Dajun Wang" w:date="2022-04-20T09:28:00Z">
                <w:pPr>
                  <w:jc w:val="both"/>
                </w:pPr>
              </w:pPrChange>
            </w:pPr>
          </w:p>
        </w:tc>
        <w:tc>
          <w:tcPr>
            <w:tcW w:w="5498" w:type="dxa"/>
            <w:vAlign w:val="center"/>
            <w:tcPrChange w:id="348" w:author="Dajun Wang" w:date="2022-05-02T07:48:00Z">
              <w:tcPr>
                <w:tcW w:w="1532" w:type="dxa"/>
              </w:tcPr>
            </w:tcPrChange>
          </w:tcPr>
          <w:p w14:paraId="0BE40F99" w14:textId="73D9F074" w:rsidR="00A527ED" w:rsidRDefault="00A527ED">
            <w:pPr>
              <w:jc w:val="center"/>
              <w:rPr>
                <w:ins w:id="349" w:author="Dajun Wang" w:date="2022-04-20T09:22:00Z"/>
                <w:rFonts w:ascii="Mandai Value Serif" w:hAnsi="Mandai Value Serif"/>
                <w:sz w:val="24"/>
                <w:szCs w:val="24"/>
              </w:rPr>
              <w:pPrChange w:id="350" w:author="Dajun Wang" w:date="2022-04-20T09:28:00Z">
                <w:pPr>
                  <w:jc w:val="both"/>
                </w:pPr>
              </w:pPrChange>
            </w:pPr>
            <w:ins w:id="351" w:author="Dajun Wang" w:date="2022-04-20T09:24:00Z">
              <w:r>
                <w:rPr>
                  <w:rFonts w:ascii="Mandai Value Serif" w:hAnsi="Mandai Value Serif"/>
                  <w:sz w:val="24"/>
                  <w:szCs w:val="24"/>
                </w:rPr>
                <w:t>DE</w:t>
              </w:r>
            </w:ins>
            <w:ins w:id="352" w:author="Dajun Wang" w:date="2022-05-02T07:50:00Z">
              <w:r w:rsidR="00580950">
                <w:rPr>
                  <w:rFonts w:ascii="Mandai Value Serif" w:hAnsi="Mandai Value Serif"/>
                  <w:sz w:val="24"/>
                  <w:szCs w:val="24"/>
                </w:rPr>
                <w:t>: Acacia + Saga</w:t>
              </w:r>
            </w:ins>
          </w:p>
        </w:tc>
      </w:tr>
    </w:tbl>
    <w:p w14:paraId="44E6361A" w14:textId="77777777" w:rsidR="00855D4A" w:rsidRDefault="00855D4A" w:rsidP="000C57A6">
      <w:pPr>
        <w:jc w:val="both"/>
        <w:rPr>
          <w:rFonts w:ascii="Mandai Value Serif" w:hAnsi="Mandai Value Serif"/>
          <w:sz w:val="24"/>
          <w:szCs w:val="24"/>
        </w:rPr>
      </w:pPr>
    </w:p>
    <w:p w14:paraId="3BFB6EB9" w14:textId="77777777" w:rsidR="00372983" w:rsidRPr="00424DA8" w:rsidRDefault="00372983" w:rsidP="000C57A6">
      <w:pPr>
        <w:pStyle w:val="Heading2"/>
        <w:jc w:val="both"/>
        <w:rPr>
          <w:rFonts w:ascii="Mandai Value Serif" w:hAnsi="Mandai Value Serif"/>
          <w:b/>
          <w:bCs/>
          <w:i/>
          <w:iCs/>
          <w:color w:val="auto"/>
          <w:sz w:val="24"/>
          <w:szCs w:val="24"/>
        </w:rPr>
      </w:pPr>
      <w:commentRangeStart w:id="353"/>
      <w:r w:rsidRPr="00424DA8">
        <w:rPr>
          <w:rFonts w:ascii="Mandai Value Serif" w:hAnsi="Mandai Value Serif"/>
          <w:b/>
          <w:bCs/>
          <w:i/>
          <w:iCs/>
          <w:color w:val="auto"/>
          <w:sz w:val="24"/>
          <w:szCs w:val="24"/>
        </w:rPr>
        <w:t>Statistical analysis</w:t>
      </w:r>
      <w:commentRangeEnd w:id="353"/>
      <w:r w:rsidR="00C725C1">
        <w:rPr>
          <w:rStyle w:val="CommentReference"/>
          <w:rFonts w:asciiTheme="minorHAnsi" w:eastAsiaTheme="minorEastAsia" w:hAnsiTheme="minorHAnsi" w:cstheme="minorBidi"/>
          <w:color w:val="auto"/>
        </w:rPr>
        <w:commentReference w:id="353"/>
      </w:r>
    </w:p>
    <w:p w14:paraId="37D386E0" w14:textId="3A28C6CE" w:rsidR="00372983" w:rsidRDefault="00372983" w:rsidP="000C57A6">
      <w:pPr>
        <w:jc w:val="both"/>
        <w:rPr>
          <w:rFonts w:ascii="Mandai Value Serif" w:hAnsi="Mandai Value Serif"/>
          <w:sz w:val="24"/>
          <w:szCs w:val="24"/>
        </w:rPr>
      </w:pPr>
      <w:commentRangeStart w:id="354"/>
      <w:r>
        <w:rPr>
          <w:rFonts w:ascii="Mandai Value Serif" w:hAnsi="Mandai Value Serif"/>
          <w:sz w:val="24"/>
          <w:szCs w:val="24"/>
        </w:rPr>
        <w:t xml:space="preserve">Linear regression </w:t>
      </w:r>
      <w:commentRangeEnd w:id="354"/>
      <w:r w:rsidR="00F15002">
        <w:rPr>
          <w:rStyle w:val="CommentReference"/>
        </w:rPr>
        <w:commentReference w:id="354"/>
      </w:r>
      <w:r>
        <w:rPr>
          <w:rFonts w:ascii="Mandai Value Serif" w:hAnsi="Mandai Value Serif"/>
          <w:sz w:val="24"/>
          <w:szCs w:val="24"/>
        </w:rPr>
        <w:t>used to analyse the cor</w:t>
      </w:r>
      <w:ins w:id="355" w:author="Dajun Wang" w:date="2022-04-20T08:53:00Z">
        <w:r w:rsidR="00C725C1">
          <w:rPr>
            <w:rFonts w:ascii="Mandai Value Serif" w:hAnsi="Mandai Value Serif"/>
            <w:sz w:val="24"/>
            <w:szCs w:val="24"/>
          </w:rPr>
          <w:t>r</w:t>
        </w:r>
      </w:ins>
      <w:r>
        <w:rPr>
          <w:rFonts w:ascii="Mandai Value Serif" w:hAnsi="Mandai Value Serif"/>
          <w:sz w:val="24"/>
          <w:szCs w:val="24"/>
        </w:rPr>
        <w:t xml:space="preserve">elation of the </w:t>
      </w:r>
      <w:ins w:id="356" w:author="Dajun Wang" w:date="2022-04-20T08:53:00Z">
        <w:r w:rsidR="00C725C1">
          <w:rPr>
            <w:rFonts w:ascii="Mandai Value Serif" w:hAnsi="Mandai Value Serif"/>
            <w:sz w:val="24"/>
            <w:szCs w:val="24"/>
          </w:rPr>
          <w:t xml:space="preserve">___ </w:t>
        </w:r>
      </w:ins>
      <w:r>
        <w:rPr>
          <w:rFonts w:ascii="Mandai Value Serif" w:hAnsi="Mandai Value Serif"/>
          <w:sz w:val="24"/>
          <w:szCs w:val="24"/>
        </w:rPr>
        <w:t>and preference of the browse. U</w:t>
      </w:r>
      <w:r>
        <w:rPr>
          <w:rFonts w:ascii="Mandai Value Serif" w:hAnsi="Mandai Value Serif" w:hint="eastAsia"/>
          <w:sz w:val="24"/>
          <w:szCs w:val="24"/>
        </w:rPr>
        <w:t>si</w:t>
      </w:r>
      <w:r>
        <w:rPr>
          <w:rFonts w:ascii="Mandai Value Serif" w:hAnsi="Mandai Value Serif"/>
          <w:sz w:val="24"/>
          <w:szCs w:val="24"/>
        </w:rPr>
        <w:t xml:space="preserve">ng </w:t>
      </w:r>
      <w:r w:rsidRPr="009B3874">
        <w:rPr>
          <w:rFonts w:ascii="Mandai Value Serif" w:hAnsi="Mandai Value Serif"/>
          <w:sz w:val="24"/>
          <w:szCs w:val="24"/>
        </w:rPr>
        <w:t>percentage</w:t>
      </w:r>
      <w:r w:rsidR="009B3874">
        <w:rPr>
          <w:rFonts w:ascii="Mandai Value Serif" w:hAnsi="Mandai Value Serif"/>
          <w:sz w:val="24"/>
          <w:szCs w:val="24"/>
        </w:rPr>
        <w:t xml:space="preserve"> </w:t>
      </w:r>
      <w:r>
        <w:rPr>
          <w:rFonts w:ascii="Mandai Value Serif" w:hAnsi="Mandai Value Serif"/>
          <w:sz w:val="24"/>
          <w:szCs w:val="24"/>
        </w:rPr>
        <w:t xml:space="preserve">to determine the amount of browse being eaten to estimate the preference of the giraffe. The analysis would be </w:t>
      </w:r>
      <w:del w:id="357" w:author="Dajun Wang" w:date="2022-04-20T08:53:00Z">
        <w:r w:rsidDel="00C725C1">
          <w:rPr>
            <w:rFonts w:ascii="Mandai Value Serif" w:hAnsi="Mandai Value Serif"/>
            <w:sz w:val="24"/>
            <w:szCs w:val="24"/>
          </w:rPr>
          <w:delText>run on R studio using R program</w:delText>
        </w:r>
      </w:del>
      <w:ins w:id="358" w:author="Dajun Wang" w:date="2022-04-20T08:53:00Z">
        <w:r w:rsidR="00C725C1">
          <w:rPr>
            <w:rFonts w:ascii="Mandai Value Serif" w:hAnsi="Mandai Value Serif"/>
            <w:sz w:val="24"/>
            <w:szCs w:val="24"/>
          </w:rPr>
          <w:t>performed in the R environment</w:t>
        </w:r>
      </w:ins>
      <w:r>
        <w:rPr>
          <w:rFonts w:ascii="Mandai Value Serif" w:hAnsi="Mandai Value Serif"/>
          <w:sz w:val="24"/>
          <w:szCs w:val="24"/>
        </w:rPr>
        <w:t xml:space="preserve">. </w:t>
      </w:r>
    </w:p>
    <w:p w14:paraId="5A09970B" w14:textId="5186373B" w:rsidR="00025547" w:rsidRDefault="00025547" w:rsidP="000C57A6">
      <w:pPr>
        <w:pStyle w:val="Heading2"/>
        <w:jc w:val="both"/>
        <w:rPr>
          <w:rFonts w:ascii="Mandai Value Serif" w:hAnsi="Mandai Value Serif"/>
          <w:b/>
          <w:bCs/>
          <w:i/>
          <w:iCs/>
          <w:color w:val="auto"/>
          <w:sz w:val="24"/>
          <w:szCs w:val="24"/>
        </w:rPr>
      </w:pPr>
      <w:commentRangeStart w:id="359"/>
      <w:commentRangeStart w:id="360"/>
      <w:r w:rsidRPr="00025547">
        <w:rPr>
          <w:rFonts w:ascii="Mandai Value Serif" w:hAnsi="Mandai Value Serif"/>
          <w:b/>
          <w:bCs/>
          <w:i/>
          <w:iCs/>
          <w:color w:val="auto"/>
          <w:sz w:val="24"/>
          <w:szCs w:val="24"/>
        </w:rPr>
        <w:t xml:space="preserve">Dry run </w:t>
      </w:r>
      <w:commentRangeEnd w:id="359"/>
      <w:r w:rsidR="007E7027">
        <w:rPr>
          <w:rStyle w:val="CommentReference"/>
          <w:rFonts w:asciiTheme="minorHAnsi" w:eastAsiaTheme="minorEastAsia" w:hAnsiTheme="minorHAnsi" w:cstheme="minorBidi"/>
          <w:color w:val="auto"/>
        </w:rPr>
        <w:commentReference w:id="359"/>
      </w:r>
      <w:commentRangeEnd w:id="360"/>
      <w:r w:rsidR="00F404CC">
        <w:rPr>
          <w:rStyle w:val="CommentReference"/>
          <w:rFonts w:asciiTheme="minorHAnsi" w:eastAsiaTheme="minorEastAsia" w:hAnsiTheme="minorHAnsi" w:cstheme="minorBidi"/>
          <w:color w:val="auto"/>
        </w:rPr>
        <w:commentReference w:id="360"/>
      </w:r>
    </w:p>
    <w:p w14:paraId="1EF8384F" w14:textId="77777777" w:rsidR="00CD692D" w:rsidRDefault="00141239">
      <w:pPr>
        <w:rPr>
          <w:rFonts w:ascii="Mandai Value Serif" w:hAnsi="Mandai Value Serif"/>
          <w:sz w:val="24"/>
          <w:szCs w:val="24"/>
        </w:rPr>
        <w:pPrChange w:id="361" w:author="Dajun Wang" w:date="2022-04-20T09:41:00Z">
          <w:pPr>
            <w:jc w:val="both"/>
          </w:pPr>
        </w:pPrChange>
      </w:pPr>
      <w:r w:rsidRPr="00CD692D">
        <w:rPr>
          <w:rFonts w:ascii="Mandai Value Serif" w:hAnsi="Mandai Value Serif"/>
          <w:sz w:val="24"/>
          <w:szCs w:val="24"/>
        </w:rPr>
        <w:t xml:space="preserve">20 kg of </w:t>
      </w:r>
      <w:r w:rsidR="00CD692D" w:rsidRPr="00CD692D">
        <w:rPr>
          <w:rFonts w:ascii="Mandai Value Serif" w:hAnsi="Mandai Value Serif"/>
          <w:sz w:val="24"/>
          <w:szCs w:val="24"/>
        </w:rPr>
        <w:t xml:space="preserve">the received </w:t>
      </w:r>
      <w:r w:rsidRPr="00CD692D">
        <w:rPr>
          <w:rFonts w:ascii="Mandai Value Serif" w:hAnsi="Mandai Value Serif"/>
          <w:sz w:val="24"/>
          <w:szCs w:val="24"/>
        </w:rPr>
        <w:t xml:space="preserve">eight browse bundles will be split into sixteen 10kg bundles, totalling up to ten bundles of </w:t>
      </w:r>
      <w:r w:rsidRPr="00CD692D">
        <w:rPr>
          <w:rFonts w:ascii="Mandai Value Serif" w:hAnsi="Mandai Value Serif"/>
          <w:i/>
          <w:iCs/>
          <w:sz w:val="24"/>
          <w:szCs w:val="24"/>
        </w:rPr>
        <w:t xml:space="preserve">Ficus maclellandii </w:t>
      </w:r>
      <w:r w:rsidRPr="00CD692D">
        <w:rPr>
          <w:rFonts w:ascii="Mandai Value Serif" w:hAnsi="Mandai Value Serif"/>
          <w:sz w:val="24"/>
          <w:szCs w:val="24"/>
        </w:rPr>
        <w:t xml:space="preserve">and six bundles of assorted browse will be </w:t>
      </w:r>
      <w:r w:rsidR="00CD692D" w:rsidRPr="00CD692D">
        <w:rPr>
          <w:rFonts w:ascii="Mandai Value Serif" w:hAnsi="Mandai Value Serif"/>
          <w:sz w:val="24"/>
          <w:szCs w:val="24"/>
        </w:rPr>
        <w:t>offered</w:t>
      </w:r>
      <w:r w:rsidRPr="00CD692D">
        <w:rPr>
          <w:rFonts w:ascii="Mandai Value Serif" w:hAnsi="Mandai Value Serif"/>
          <w:sz w:val="24"/>
          <w:szCs w:val="24"/>
        </w:rPr>
        <w:t xml:space="preserve"> to the giraffes. </w:t>
      </w:r>
      <w:r w:rsidR="00CD692D" w:rsidRPr="00CD692D">
        <w:rPr>
          <w:rFonts w:ascii="Mandai Value Serif" w:hAnsi="Mandai Value Serif"/>
          <w:sz w:val="24"/>
          <w:szCs w:val="24"/>
        </w:rPr>
        <w:t xml:space="preserve">Two bundles of </w:t>
      </w:r>
      <w:r w:rsidR="00CD692D" w:rsidRPr="00CD692D">
        <w:rPr>
          <w:rFonts w:ascii="Mandai Value Serif" w:hAnsi="Mandai Value Serif"/>
          <w:i/>
          <w:iCs/>
          <w:sz w:val="24"/>
          <w:szCs w:val="24"/>
        </w:rPr>
        <w:t>Ficus maclellandii</w:t>
      </w:r>
      <w:r w:rsidR="00CD692D" w:rsidRPr="00CD692D">
        <w:rPr>
          <w:rFonts w:ascii="Mandai Value Serif" w:hAnsi="Mandai Value Serif"/>
          <w:sz w:val="24"/>
          <w:szCs w:val="24"/>
        </w:rPr>
        <w:t xml:space="preserve"> and two bundles of assorted in the morning during releasing; s</w:t>
      </w:r>
      <w:r w:rsidR="00C34956" w:rsidRPr="00CD692D">
        <w:rPr>
          <w:rFonts w:ascii="Mandai Value Serif" w:hAnsi="Mandai Value Serif"/>
          <w:sz w:val="24"/>
          <w:szCs w:val="24"/>
        </w:rPr>
        <w:t xml:space="preserve">ix bundles of </w:t>
      </w:r>
      <w:r w:rsidR="00C34956" w:rsidRPr="00CD692D">
        <w:rPr>
          <w:rFonts w:ascii="Mandai Value Serif" w:hAnsi="Mandai Value Serif"/>
          <w:i/>
          <w:iCs/>
          <w:sz w:val="24"/>
          <w:szCs w:val="24"/>
        </w:rPr>
        <w:t xml:space="preserve">Ficus maclellandii </w:t>
      </w:r>
      <w:r w:rsidR="00C34956" w:rsidRPr="00CD692D">
        <w:rPr>
          <w:rFonts w:ascii="Mandai Value Serif" w:hAnsi="Mandai Value Serif"/>
          <w:sz w:val="24"/>
          <w:szCs w:val="24"/>
        </w:rPr>
        <w:t>and four bundles of assorted</w:t>
      </w:r>
      <w:r w:rsidR="00C34956" w:rsidRPr="00CD692D">
        <w:rPr>
          <w:rFonts w:ascii="Mandai Value Serif" w:hAnsi="Mandai Value Serif"/>
          <w:i/>
          <w:iCs/>
          <w:sz w:val="24"/>
          <w:szCs w:val="24"/>
        </w:rPr>
        <w:t xml:space="preserve"> </w:t>
      </w:r>
      <w:r w:rsidR="00C34956" w:rsidRPr="00CD692D">
        <w:rPr>
          <w:rFonts w:ascii="Mandai Value Serif" w:hAnsi="Mandai Value Serif"/>
          <w:sz w:val="24"/>
          <w:szCs w:val="24"/>
        </w:rPr>
        <w:t xml:space="preserve">will be offered throughout the day in the exhibit after </w:t>
      </w:r>
      <w:r w:rsidR="00785F14" w:rsidRPr="00CD692D">
        <w:rPr>
          <w:rFonts w:ascii="Mandai Value Serif" w:hAnsi="Mandai Value Serif"/>
          <w:sz w:val="24"/>
          <w:szCs w:val="24"/>
        </w:rPr>
        <w:t>11.00am</w:t>
      </w:r>
      <w:r w:rsidR="00C34956" w:rsidRPr="00CD692D">
        <w:rPr>
          <w:rFonts w:ascii="Mandai Value Serif" w:hAnsi="Mandai Value Serif"/>
          <w:sz w:val="24"/>
          <w:szCs w:val="24"/>
        </w:rPr>
        <w:t>;</w:t>
      </w:r>
      <w:r w:rsidR="00CD692D" w:rsidRPr="00CD692D">
        <w:rPr>
          <w:rFonts w:ascii="Mandai Value Serif" w:hAnsi="Mandai Value Serif"/>
          <w:sz w:val="24"/>
          <w:szCs w:val="24"/>
        </w:rPr>
        <w:t xml:space="preserve"> and</w:t>
      </w:r>
      <w:r w:rsidR="00C34956" w:rsidRPr="00CD692D">
        <w:rPr>
          <w:rFonts w:ascii="Mandai Value Serif" w:hAnsi="Mandai Value Serif"/>
          <w:sz w:val="24"/>
          <w:szCs w:val="24"/>
        </w:rPr>
        <w:t xml:space="preserve"> two bundles of </w:t>
      </w:r>
      <w:r w:rsidR="00C34956" w:rsidRPr="00CD692D">
        <w:rPr>
          <w:rFonts w:ascii="Mandai Value Serif" w:hAnsi="Mandai Value Serif"/>
          <w:i/>
          <w:iCs/>
          <w:sz w:val="24"/>
          <w:szCs w:val="24"/>
        </w:rPr>
        <w:t>Ficus maclellandii</w:t>
      </w:r>
      <w:r w:rsidR="00C34956" w:rsidRPr="00CD692D">
        <w:rPr>
          <w:rFonts w:ascii="Mandai Value Serif" w:hAnsi="Mandai Value Serif"/>
          <w:sz w:val="24"/>
          <w:szCs w:val="24"/>
        </w:rPr>
        <w:t xml:space="preserve"> in the yard/den overnight when confined</w:t>
      </w:r>
      <w:r w:rsidR="00CD692D" w:rsidRPr="00CD692D">
        <w:rPr>
          <w:rFonts w:ascii="Mandai Value Serif" w:hAnsi="Mandai Value Serif"/>
          <w:sz w:val="24"/>
          <w:szCs w:val="24"/>
        </w:rPr>
        <w:t>.</w:t>
      </w:r>
      <w:r w:rsidR="00CD692D">
        <w:rPr>
          <w:rFonts w:ascii="Mandai Value Serif" w:hAnsi="Mandai Value Serif"/>
          <w:sz w:val="24"/>
          <w:szCs w:val="24"/>
          <w:highlight w:val="yellow"/>
        </w:rPr>
        <w:br/>
      </w:r>
    </w:p>
    <w:p w14:paraId="6343BBFA" w14:textId="4E1BE39F" w:rsidR="001C0A6A" w:rsidRDefault="005B458E" w:rsidP="000C57A6">
      <w:pPr>
        <w:jc w:val="both"/>
        <w:rPr>
          <w:rFonts w:ascii="Mandai Value Serif" w:hAnsi="Mandai Value Serif"/>
          <w:sz w:val="24"/>
          <w:szCs w:val="24"/>
        </w:rPr>
      </w:pPr>
      <w:r w:rsidRPr="00C34956">
        <w:rPr>
          <w:rFonts w:ascii="Mandai Value Serif" w:hAnsi="Mandai Value Serif"/>
          <w:sz w:val="24"/>
          <w:szCs w:val="24"/>
        </w:rPr>
        <w:t xml:space="preserve">The placement of browse is shown in </w:t>
      </w:r>
      <w:r w:rsidR="00C34956">
        <w:rPr>
          <w:rFonts w:ascii="Mandai Value Serif" w:hAnsi="Mandai Value Serif"/>
          <w:sz w:val="24"/>
          <w:szCs w:val="24"/>
        </w:rPr>
        <w:t>F</w:t>
      </w:r>
      <w:r w:rsidRPr="00C34956">
        <w:rPr>
          <w:rFonts w:ascii="Mandai Value Serif" w:hAnsi="Mandai Value Serif"/>
          <w:sz w:val="24"/>
          <w:szCs w:val="24"/>
        </w:rPr>
        <w:t>igure 1.</w:t>
      </w:r>
      <w:r>
        <w:rPr>
          <w:rFonts w:ascii="Mandai Value Serif" w:hAnsi="Mandai Value Serif"/>
          <w:sz w:val="24"/>
          <w:szCs w:val="24"/>
        </w:rPr>
        <w:t xml:space="preserve"> </w:t>
      </w:r>
    </w:p>
    <w:p w14:paraId="02C5920A" w14:textId="68A5714C" w:rsidR="005B458E" w:rsidRDefault="005B458E" w:rsidP="000C57A6">
      <w:pPr>
        <w:jc w:val="both"/>
        <w:rPr>
          <w:rFonts w:ascii="Mandai Value Serif" w:hAnsi="Mandai Value Serif"/>
          <w:sz w:val="20"/>
          <w:szCs w:val="20"/>
        </w:rPr>
      </w:pPr>
      <w:r>
        <w:rPr>
          <w:noProof/>
        </w:rPr>
        <w:lastRenderedPageBreak/>
        <w:drawing>
          <wp:inline distT="0" distB="0" distL="0" distR="0" wp14:anchorId="4EDF54F6" wp14:editId="03BD535F">
            <wp:extent cx="5808231" cy="236220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rotWithShape="1">
                    <a:blip r:embed="rId10"/>
                    <a:srcRect l="333" t="19769" r="33193" b="32167"/>
                    <a:stretch/>
                  </pic:blipFill>
                  <pic:spPr bwMode="auto">
                    <a:xfrm>
                      <a:off x="0" y="0"/>
                      <a:ext cx="5829435" cy="2370824"/>
                    </a:xfrm>
                    <a:prstGeom prst="rect">
                      <a:avLst/>
                    </a:prstGeom>
                    <a:ln>
                      <a:noFill/>
                    </a:ln>
                    <a:extLst>
                      <a:ext uri="{53640926-AAD7-44D8-BBD7-CCE9431645EC}">
                        <a14:shadowObscured xmlns:a14="http://schemas.microsoft.com/office/drawing/2010/main"/>
                      </a:ext>
                    </a:extLst>
                  </pic:spPr>
                </pic:pic>
              </a:graphicData>
            </a:graphic>
          </wp:inline>
        </w:drawing>
      </w:r>
      <w:r w:rsidRPr="005C7B2A">
        <w:rPr>
          <w:rFonts w:ascii="Mandai Value Serif" w:hAnsi="Mandai Value Serif"/>
        </w:rPr>
        <w:t xml:space="preserve">Figure 1.  </w:t>
      </w:r>
      <w:commentRangeStart w:id="362"/>
      <w:r w:rsidR="00C55904" w:rsidRPr="005C7B2A">
        <w:rPr>
          <w:rFonts w:ascii="Mandai Value Serif" w:hAnsi="Mandai Value Serif" w:hint="eastAsia"/>
        </w:rPr>
        <w:t>Assorted</w:t>
      </w:r>
      <w:r w:rsidR="00C55904" w:rsidRPr="005C7B2A">
        <w:rPr>
          <w:rFonts w:ascii="Mandai Value Serif" w:hAnsi="Mandai Value Serif"/>
        </w:rPr>
        <w:t xml:space="preserve"> </w:t>
      </w:r>
      <w:r w:rsidR="00C55904" w:rsidRPr="005C7B2A">
        <w:rPr>
          <w:rFonts w:ascii="Mandai Value Serif" w:hAnsi="Mandai Value Serif" w:hint="eastAsia"/>
        </w:rPr>
        <w:t>br</w:t>
      </w:r>
      <w:r w:rsidR="00C55904" w:rsidRPr="005C7B2A">
        <w:rPr>
          <w:rFonts w:ascii="Mandai Value Serif" w:hAnsi="Mandai Value Serif"/>
        </w:rPr>
        <w:t xml:space="preserve">owse would be placed in </w:t>
      </w:r>
      <w:r w:rsidR="008B521E">
        <w:rPr>
          <w:rFonts w:ascii="Mandai Value Serif" w:hAnsi="Mandai Value Serif"/>
        </w:rPr>
        <w:t>A</w:t>
      </w:r>
      <w:r w:rsidR="00C55904" w:rsidRPr="005C7B2A">
        <w:rPr>
          <w:rFonts w:ascii="Mandai Value Serif" w:hAnsi="Mandai Value Serif"/>
        </w:rPr>
        <w:t xml:space="preserve">rea B and </w:t>
      </w:r>
      <w:r w:rsidR="008B521E">
        <w:rPr>
          <w:rFonts w:ascii="Mandai Value Serif" w:hAnsi="Mandai Value Serif"/>
        </w:rPr>
        <w:t>A</w:t>
      </w:r>
      <w:r w:rsidR="00C55904" w:rsidRPr="005C7B2A">
        <w:rPr>
          <w:rFonts w:ascii="Mandai Value Serif" w:hAnsi="Mandai Value Serif"/>
        </w:rPr>
        <w:t xml:space="preserve">rea D, </w:t>
      </w:r>
      <w:commentRangeEnd w:id="362"/>
      <w:r w:rsidR="00AB3519">
        <w:rPr>
          <w:rStyle w:val="CommentReference"/>
        </w:rPr>
        <w:commentReference w:id="362"/>
      </w:r>
      <w:r w:rsidR="00C55904" w:rsidRPr="005C7B2A">
        <w:rPr>
          <w:rFonts w:ascii="Mandai Value Serif" w:hAnsi="Mandai Value Serif"/>
        </w:rPr>
        <w:t xml:space="preserve">while the </w:t>
      </w:r>
      <w:r w:rsidR="005C7B2A" w:rsidRPr="005C7B2A">
        <w:rPr>
          <w:rFonts w:ascii="Mandai Value Serif" w:hAnsi="Mandai Value Serif"/>
        </w:rPr>
        <w:t>rest of the area</w:t>
      </w:r>
      <w:r w:rsidR="00CD692D">
        <w:rPr>
          <w:rFonts w:ascii="Mandai Value Serif" w:hAnsi="Mandai Value Serif"/>
        </w:rPr>
        <w:t>s</w:t>
      </w:r>
      <w:r w:rsidR="005C7B2A" w:rsidRPr="005C7B2A">
        <w:rPr>
          <w:rFonts w:ascii="Mandai Value Serif" w:hAnsi="Mandai Value Serif"/>
        </w:rPr>
        <w:t xml:space="preserve"> would be for the preferred browse of the giraffes collected from previous data</w:t>
      </w:r>
      <w:r w:rsidR="00CD692D">
        <w:rPr>
          <w:rFonts w:ascii="Mandai Value Serif" w:hAnsi="Mandai Value Serif"/>
        </w:rPr>
        <w:t xml:space="preserve">, </w:t>
      </w:r>
      <w:r w:rsidR="00CD692D" w:rsidRPr="00CD692D">
        <w:rPr>
          <w:rFonts w:ascii="Mandai Value Serif" w:hAnsi="Mandai Value Serif"/>
          <w:i/>
          <w:iCs/>
        </w:rPr>
        <w:t>Ficus maclellandii</w:t>
      </w:r>
      <w:r w:rsidR="005C7B2A" w:rsidRPr="00CD692D">
        <w:rPr>
          <w:rFonts w:ascii="Mandai Value Serif" w:hAnsi="Mandai Value Serif"/>
        </w:rPr>
        <w:t xml:space="preserve">. </w:t>
      </w:r>
    </w:p>
    <w:p w14:paraId="7B0B6A9D" w14:textId="3D3BC3E6" w:rsidR="009B3874" w:rsidRDefault="00785F14" w:rsidP="000C57A6">
      <w:pPr>
        <w:jc w:val="both"/>
        <w:rPr>
          <w:rFonts w:ascii="Mandai Value Serif" w:hAnsi="Mandai Value Serif"/>
          <w:sz w:val="24"/>
          <w:szCs w:val="24"/>
        </w:rPr>
      </w:pPr>
      <w:r w:rsidRPr="00CD692D">
        <w:rPr>
          <w:rFonts w:ascii="Mandai Value Serif" w:hAnsi="Mandai Value Serif"/>
          <w:sz w:val="24"/>
          <w:szCs w:val="24"/>
        </w:rPr>
        <w:t xml:space="preserve">The timing to hang the browse </w:t>
      </w:r>
      <w:r w:rsidR="007B2C35" w:rsidRPr="00CD692D">
        <w:rPr>
          <w:rFonts w:ascii="Mandai Value Serif" w:hAnsi="Mandai Value Serif"/>
          <w:sz w:val="24"/>
          <w:szCs w:val="24"/>
        </w:rPr>
        <w:t>will start at</w:t>
      </w:r>
      <w:r w:rsidR="00CF51A5" w:rsidRPr="00CD692D">
        <w:rPr>
          <w:rFonts w:ascii="Mandai Value Serif" w:hAnsi="Mandai Value Serif"/>
          <w:sz w:val="24"/>
          <w:szCs w:val="24"/>
        </w:rPr>
        <w:t xml:space="preserve"> </w:t>
      </w:r>
      <w:commentRangeStart w:id="363"/>
      <w:r w:rsidR="00CF51A5" w:rsidRPr="00CD692D">
        <w:rPr>
          <w:rFonts w:ascii="Mandai Value Serif" w:hAnsi="Mandai Value Serif"/>
          <w:sz w:val="24"/>
          <w:szCs w:val="24"/>
        </w:rPr>
        <w:t>8.30am and a total of five observations will be conducted for a period of 10 minutes each</w:t>
      </w:r>
      <w:commentRangeEnd w:id="363"/>
      <w:r w:rsidR="00495B96">
        <w:rPr>
          <w:rStyle w:val="CommentReference"/>
        </w:rPr>
        <w:commentReference w:id="363"/>
      </w:r>
      <w:r w:rsidR="00CF51A5" w:rsidRPr="00CD692D">
        <w:rPr>
          <w:rFonts w:ascii="Mandai Value Serif" w:hAnsi="Mandai Value Serif"/>
          <w:sz w:val="24"/>
          <w:szCs w:val="24"/>
        </w:rPr>
        <w:t xml:space="preserve">, recorded in </w:t>
      </w:r>
      <w:del w:id="364" w:author="Dajun Wang" w:date="2022-04-20T08:55:00Z">
        <w:r w:rsidR="00CF51A5" w:rsidRPr="00CD692D" w:rsidDel="00F5260C">
          <w:rPr>
            <w:rFonts w:ascii="Mandai Value Serif" w:hAnsi="Mandai Value Serif"/>
            <w:sz w:val="24"/>
            <w:szCs w:val="24"/>
          </w:rPr>
          <w:delText>zoomonitor</w:delText>
        </w:r>
      </w:del>
      <w:ins w:id="365" w:author="Dajun Wang" w:date="2022-04-20T08:55:00Z">
        <w:r w:rsidR="00F5260C">
          <w:rPr>
            <w:rFonts w:ascii="Mandai Value Serif" w:hAnsi="Mandai Value Serif"/>
            <w:sz w:val="24"/>
            <w:szCs w:val="24"/>
          </w:rPr>
          <w:t>Z</w:t>
        </w:r>
        <w:r w:rsidR="00F5260C" w:rsidRPr="00CD692D">
          <w:rPr>
            <w:rFonts w:ascii="Mandai Value Serif" w:hAnsi="Mandai Value Serif"/>
            <w:sz w:val="24"/>
            <w:szCs w:val="24"/>
          </w:rPr>
          <w:t>oo</w:t>
        </w:r>
        <w:r w:rsidR="00F5260C">
          <w:rPr>
            <w:rFonts w:ascii="Mandai Value Serif" w:hAnsi="Mandai Value Serif"/>
            <w:sz w:val="24"/>
            <w:szCs w:val="24"/>
          </w:rPr>
          <w:t>M</w:t>
        </w:r>
        <w:r w:rsidR="00F5260C" w:rsidRPr="00CD692D">
          <w:rPr>
            <w:rFonts w:ascii="Mandai Value Serif" w:hAnsi="Mandai Value Serif"/>
            <w:sz w:val="24"/>
            <w:szCs w:val="24"/>
          </w:rPr>
          <w:t>onitor</w:t>
        </w:r>
      </w:ins>
      <w:r w:rsidR="00CF51A5" w:rsidRPr="00CD692D">
        <w:rPr>
          <w:rFonts w:ascii="Mandai Value Serif" w:hAnsi="Mandai Value Serif"/>
          <w:sz w:val="24"/>
          <w:szCs w:val="24"/>
        </w:rPr>
        <w:t xml:space="preserve">. The </w:t>
      </w:r>
      <w:r w:rsidR="00CD692D">
        <w:rPr>
          <w:rFonts w:ascii="Mandai Value Serif" w:hAnsi="Mandai Value Serif"/>
          <w:sz w:val="24"/>
          <w:szCs w:val="24"/>
        </w:rPr>
        <w:t>four</w:t>
      </w:r>
      <w:r w:rsidR="00CF51A5" w:rsidRPr="00CD692D">
        <w:rPr>
          <w:rFonts w:ascii="Mandai Value Serif" w:hAnsi="Mandai Value Serif"/>
          <w:sz w:val="24"/>
          <w:szCs w:val="24"/>
        </w:rPr>
        <w:t xml:space="preserve"> observations should be recorded at </w:t>
      </w:r>
      <w:commentRangeStart w:id="366"/>
      <w:r w:rsidR="00CF51A5" w:rsidRPr="00CD692D">
        <w:rPr>
          <w:rFonts w:ascii="Mandai Value Serif" w:hAnsi="Mandai Value Serif"/>
          <w:sz w:val="24"/>
          <w:szCs w:val="24"/>
        </w:rPr>
        <w:t xml:space="preserve">8.30am, 11.00am, 2.00pm and 4.00pm. </w:t>
      </w:r>
      <w:commentRangeEnd w:id="366"/>
      <w:r w:rsidR="0085646B">
        <w:rPr>
          <w:rStyle w:val="CommentReference"/>
        </w:rPr>
        <w:commentReference w:id="366"/>
      </w:r>
      <w:r w:rsidR="00CF51A5" w:rsidRPr="00CD692D">
        <w:rPr>
          <w:rFonts w:ascii="Mandai Value Serif" w:hAnsi="Mandai Value Serif"/>
          <w:sz w:val="24"/>
          <w:szCs w:val="24"/>
        </w:rPr>
        <w:t>The timings are subject to modification</w:t>
      </w:r>
      <w:r w:rsidR="00CD692D">
        <w:rPr>
          <w:rFonts w:ascii="Mandai Value Serif" w:hAnsi="Mandai Value Serif"/>
          <w:sz w:val="24"/>
          <w:szCs w:val="24"/>
        </w:rPr>
        <w:t xml:space="preserve"> and d</w:t>
      </w:r>
      <w:r w:rsidR="00A47437">
        <w:rPr>
          <w:rFonts w:ascii="Mandai Value Serif" w:hAnsi="Mandai Value Serif"/>
          <w:sz w:val="24"/>
          <w:szCs w:val="24"/>
        </w:rPr>
        <w:t xml:space="preserve">ata would only be taken from </w:t>
      </w:r>
      <w:r w:rsidR="00A47437">
        <w:rPr>
          <w:rFonts w:ascii="Mandai Value Serif" w:hAnsi="Mandai Value Serif" w:hint="eastAsia"/>
          <w:sz w:val="24"/>
          <w:szCs w:val="24"/>
        </w:rPr>
        <w:t>Monday</w:t>
      </w:r>
      <w:r w:rsidR="00A47437">
        <w:rPr>
          <w:rFonts w:ascii="Mandai Value Serif" w:hAnsi="Mandai Value Serif"/>
          <w:sz w:val="24"/>
          <w:szCs w:val="24"/>
        </w:rPr>
        <w:t xml:space="preserve"> to Friday.</w:t>
      </w:r>
    </w:p>
    <w:p w14:paraId="31D15F72" w14:textId="48476A29" w:rsidR="00CD692D" w:rsidRDefault="00CD692D" w:rsidP="000C57A6">
      <w:pPr>
        <w:jc w:val="both"/>
        <w:rPr>
          <w:rFonts w:ascii="Mandai Value Serif" w:hAnsi="Mandai Value Serif"/>
          <w:sz w:val="24"/>
          <w:szCs w:val="24"/>
        </w:rPr>
      </w:pPr>
    </w:p>
    <w:p w14:paraId="76C08740" w14:textId="77777777" w:rsidR="00CD692D" w:rsidRDefault="00CD692D" w:rsidP="000C57A6">
      <w:pPr>
        <w:jc w:val="both"/>
        <w:rPr>
          <w:rFonts w:ascii="Mandai Value Serif" w:hAnsi="Mandai Value Serif"/>
          <w:sz w:val="24"/>
          <w:szCs w:val="24"/>
        </w:rPr>
      </w:pPr>
    </w:p>
    <w:p w14:paraId="050CF666" w14:textId="0005F2FD" w:rsidR="005020B2" w:rsidRPr="00A47437" w:rsidRDefault="005020B2" w:rsidP="000C57A6">
      <w:pPr>
        <w:jc w:val="both"/>
        <w:rPr>
          <w:rFonts w:ascii="Mandai Value Serif" w:hAnsi="Mandai Value Serif"/>
          <w:sz w:val="24"/>
          <w:szCs w:val="24"/>
        </w:rPr>
      </w:pPr>
      <w:r w:rsidRPr="005020B2">
        <w:rPr>
          <w:rFonts w:ascii="Mandai Value Serif" w:hAnsi="Mandai Value Serif"/>
          <w:b/>
          <w:bCs/>
          <w:i/>
          <w:iCs/>
          <w:sz w:val="24"/>
          <w:szCs w:val="24"/>
        </w:rPr>
        <w:t xml:space="preserve">Faecal </w:t>
      </w:r>
      <w:r w:rsidR="005E43F0">
        <w:rPr>
          <w:rFonts w:ascii="Mandai Value Serif" w:hAnsi="Mandai Value Serif"/>
          <w:b/>
          <w:bCs/>
          <w:i/>
          <w:iCs/>
          <w:sz w:val="24"/>
          <w:szCs w:val="24"/>
        </w:rPr>
        <w:t>scoring system</w:t>
      </w:r>
    </w:p>
    <w:p w14:paraId="76BD6949" w14:textId="60619DF9" w:rsidR="00B57085" w:rsidRDefault="005E43F0" w:rsidP="000C57A6">
      <w:pPr>
        <w:jc w:val="both"/>
        <w:rPr>
          <w:rFonts w:ascii="Mandai Value Serif" w:hAnsi="Mandai Value Serif"/>
          <w:sz w:val="24"/>
          <w:szCs w:val="24"/>
        </w:rPr>
      </w:pPr>
      <w:r>
        <w:rPr>
          <w:noProof/>
        </w:rPr>
        <w:drawing>
          <wp:inline distT="0" distB="0" distL="0" distR="0" wp14:anchorId="5DB6AA4E" wp14:editId="633D7F32">
            <wp:extent cx="5660987" cy="3913909"/>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1"/>
                    <a:srcRect l="33348" t="23438" r="11368" b="8606"/>
                    <a:stretch/>
                  </pic:blipFill>
                  <pic:spPr bwMode="auto">
                    <a:xfrm>
                      <a:off x="0" y="0"/>
                      <a:ext cx="5699997" cy="3940880"/>
                    </a:xfrm>
                    <a:prstGeom prst="rect">
                      <a:avLst/>
                    </a:prstGeom>
                    <a:ln>
                      <a:noFill/>
                    </a:ln>
                    <a:extLst>
                      <a:ext uri="{53640926-AAD7-44D8-BBD7-CCE9431645EC}">
                        <a14:shadowObscured xmlns:a14="http://schemas.microsoft.com/office/drawing/2010/main"/>
                      </a:ext>
                    </a:extLst>
                  </pic:spPr>
                </pic:pic>
              </a:graphicData>
            </a:graphic>
          </wp:inline>
        </w:drawing>
      </w:r>
    </w:p>
    <w:p w14:paraId="1BF64C79" w14:textId="31FE26DB" w:rsidR="00866C10" w:rsidRPr="00684BB8" w:rsidRDefault="00866C10" w:rsidP="000C57A6">
      <w:pPr>
        <w:jc w:val="both"/>
        <w:rPr>
          <w:rFonts w:ascii="Mandai Value Serif" w:hAnsi="Mandai Value Serif"/>
        </w:rPr>
      </w:pPr>
      <w:r w:rsidRPr="00684BB8">
        <w:rPr>
          <w:rFonts w:ascii="Mandai Value Serif" w:hAnsi="Mandai Value Serif"/>
        </w:rPr>
        <w:t>Reference from https://nagonline.net/wp-content/uploads/2018/04/Giraffe-Feacal-chart-2018.pdf</w:t>
      </w:r>
    </w:p>
    <w:p w14:paraId="3F0DDFEE" w14:textId="77777777" w:rsidR="00866C10" w:rsidRDefault="00866C10" w:rsidP="000C57A6">
      <w:pPr>
        <w:jc w:val="both"/>
      </w:pPr>
    </w:p>
    <w:p w14:paraId="6619758C" w14:textId="6A905B5D" w:rsidR="00B57085" w:rsidRPr="00B57085" w:rsidRDefault="00B57085" w:rsidP="000C57A6">
      <w:pPr>
        <w:pStyle w:val="Heading1"/>
        <w:jc w:val="both"/>
        <w:rPr>
          <w:rFonts w:ascii="Mandai Value Serif" w:hAnsi="Mandai Value Serif"/>
          <w:b/>
          <w:bCs/>
          <w:color w:val="auto"/>
          <w:sz w:val="24"/>
          <w:szCs w:val="24"/>
        </w:rPr>
      </w:pPr>
      <w:r w:rsidRPr="00B57085">
        <w:rPr>
          <w:rFonts w:ascii="Mandai Value Serif" w:hAnsi="Mandai Value Serif"/>
          <w:b/>
          <w:bCs/>
          <w:color w:val="auto"/>
          <w:sz w:val="24"/>
          <w:szCs w:val="24"/>
        </w:rPr>
        <w:t>Considerations</w:t>
      </w:r>
    </w:p>
    <w:p w14:paraId="3A3E1E13" w14:textId="7E768BE1" w:rsidR="00B57085" w:rsidRDefault="00866C10" w:rsidP="000C57A6">
      <w:pPr>
        <w:jc w:val="both"/>
        <w:rPr>
          <w:rFonts w:ascii="Mandai Value Serif" w:hAnsi="Mandai Value Serif"/>
          <w:sz w:val="24"/>
          <w:szCs w:val="24"/>
        </w:rPr>
      </w:pPr>
      <w:r>
        <w:rPr>
          <w:rFonts w:ascii="Mandai Value Serif" w:hAnsi="Mandai Value Serif"/>
          <w:sz w:val="24"/>
          <w:szCs w:val="24"/>
        </w:rPr>
        <w:t>Token feeding might be affected due to the new browse introduced. For example, if the giraffes love that particular browse, they might feed on the browse instead of joining the token feeding. With the current workflow, the assorted browse</w:t>
      </w:r>
      <w:r w:rsidR="00FC6279">
        <w:rPr>
          <w:rFonts w:ascii="Mandai Value Serif" w:hAnsi="Mandai Value Serif"/>
          <w:sz w:val="24"/>
          <w:szCs w:val="24"/>
        </w:rPr>
        <w:t xml:space="preserve">s that are </w:t>
      </w:r>
      <w:r w:rsidR="0046539E">
        <w:rPr>
          <w:rFonts w:ascii="Mandai Value Serif" w:hAnsi="Mandai Value Serif"/>
          <w:sz w:val="24"/>
          <w:szCs w:val="24"/>
        </w:rPr>
        <w:t>offered</w:t>
      </w:r>
      <w:r w:rsidR="00FC6279">
        <w:rPr>
          <w:rFonts w:ascii="Mandai Value Serif" w:hAnsi="Mandai Value Serif"/>
          <w:sz w:val="24"/>
          <w:szCs w:val="24"/>
        </w:rPr>
        <w:t xml:space="preserve"> to the giraffes would be overnight and hence, not be fresh as </w:t>
      </w:r>
      <w:r w:rsidR="0046539E">
        <w:rPr>
          <w:rFonts w:ascii="Mandai Value Serif" w:hAnsi="Mandai Value Serif"/>
          <w:sz w:val="24"/>
          <w:szCs w:val="24"/>
        </w:rPr>
        <w:t xml:space="preserve">new </w:t>
      </w:r>
      <w:r w:rsidR="00FC6279">
        <w:rPr>
          <w:rFonts w:ascii="Mandai Value Serif" w:hAnsi="Mandai Value Serif"/>
          <w:sz w:val="24"/>
          <w:szCs w:val="24"/>
        </w:rPr>
        <w:t>browse received at around 11</w:t>
      </w:r>
      <w:r w:rsidR="0046539E">
        <w:rPr>
          <w:rFonts w:ascii="Mandai Value Serif" w:hAnsi="Mandai Value Serif"/>
          <w:sz w:val="24"/>
          <w:szCs w:val="24"/>
        </w:rPr>
        <w:t>.00</w:t>
      </w:r>
      <w:r w:rsidR="00FC6279">
        <w:rPr>
          <w:rFonts w:ascii="Mandai Value Serif" w:hAnsi="Mandai Value Serif"/>
          <w:sz w:val="24"/>
          <w:szCs w:val="24"/>
        </w:rPr>
        <w:t xml:space="preserve">am. </w:t>
      </w:r>
      <w:r w:rsidR="00A47437">
        <w:rPr>
          <w:rFonts w:ascii="Mandai Value Serif" w:hAnsi="Mandai Value Serif"/>
          <w:sz w:val="24"/>
          <w:szCs w:val="24"/>
        </w:rPr>
        <w:t>Try</w:t>
      </w:r>
      <w:r w:rsidR="0046539E">
        <w:rPr>
          <w:rFonts w:ascii="Mandai Value Serif" w:hAnsi="Mandai Value Serif"/>
          <w:sz w:val="24"/>
          <w:szCs w:val="24"/>
        </w:rPr>
        <w:t>-</w:t>
      </w:r>
      <w:r w:rsidR="00A47437">
        <w:rPr>
          <w:rFonts w:ascii="Mandai Value Serif" w:hAnsi="Mandai Value Serif"/>
          <w:sz w:val="24"/>
          <w:szCs w:val="24"/>
        </w:rPr>
        <w:t>out</w:t>
      </w:r>
      <w:r w:rsidR="00110C48">
        <w:rPr>
          <w:rFonts w:ascii="Mandai Value Serif" w:hAnsi="Mandai Value Serif"/>
          <w:sz w:val="24"/>
          <w:szCs w:val="24"/>
        </w:rPr>
        <w:t>s</w:t>
      </w:r>
      <w:r w:rsidR="00A47437">
        <w:rPr>
          <w:rFonts w:ascii="Mandai Value Serif" w:hAnsi="Mandai Value Serif"/>
          <w:sz w:val="24"/>
          <w:szCs w:val="24"/>
        </w:rPr>
        <w:t xml:space="preserve"> could be done to see if it is feasible. </w:t>
      </w:r>
    </w:p>
    <w:p w14:paraId="0AA9B1C4" w14:textId="0B5C94A3" w:rsidR="00C83F05" w:rsidRDefault="00C83F05" w:rsidP="000C57A6">
      <w:pPr>
        <w:jc w:val="both"/>
        <w:rPr>
          <w:rFonts w:ascii="Mandai Value Serif" w:hAnsi="Mandai Value Serif"/>
          <w:sz w:val="24"/>
          <w:szCs w:val="24"/>
        </w:rPr>
      </w:pPr>
      <w:r>
        <w:rPr>
          <w:rFonts w:ascii="Mandai Value Serif" w:hAnsi="Mandai Value Serif"/>
          <w:sz w:val="24"/>
          <w:szCs w:val="24"/>
        </w:rPr>
        <w:t>Based on the previous giraffe browse preference</w:t>
      </w:r>
      <w:r w:rsidR="00077011">
        <w:rPr>
          <w:rFonts w:ascii="Mandai Value Serif" w:hAnsi="Mandai Value Serif"/>
          <w:sz w:val="24"/>
          <w:szCs w:val="24"/>
        </w:rPr>
        <w:t xml:space="preserve"> data obtained</w:t>
      </w:r>
      <w:r>
        <w:rPr>
          <w:rFonts w:ascii="Mandai Value Serif" w:hAnsi="Mandai Value Serif"/>
          <w:sz w:val="24"/>
          <w:szCs w:val="24"/>
        </w:rPr>
        <w:t xml:space="preserve"> for the two young giraffe, they only like four types of browse species. With </w:t>
      </w:r>
      <w:r w:rsidR="007069AC">
        <w:rPr>
          <w:rFonts w:ascii="Mandai Value Serif" w:hAnsi="Mandai Value Serif"/>
          <w:sz w:val="24"/>
          <w:szCs w:val="24"/>
        </w:rPr>
        <w:t xml:space="preserve">the </w:t>
      </w:r>
      <w:r w:rsidR="00077011">
        <w:rPr>
          <w:rFonts w:ascii="Mandai Value Serif" w:hAnsi="Mandai Value Serif"/>
          <w:sz w:val="24"/>
          <w:szCs w:val="24"/>
        </w:rPr>
        <w:t>advice</w:t>
      </w:r>
      <w:r w:rsidR="007069AC">
        <w:rPr>
          <w:rFonts w:ascii="Mandai Value Serif" w:hAnsi="Mandai Value Serif"/>
          <w:sz w:val="24"/>
          <w:szCs w:val="24"/>
        </w:rPr>
        <w:t xml:space="preserve"> from the experience</w:t>
      </w:r>
      <w:r w:rsidR="001413B8">
        <w:rPr>
          <w:rFonts w:ascii="Mandai Value Serif" w:hAnsi="Mandai Value Serif"/>
          <w:sz w:val="24"/>
          <w:szCs w:val="24"/>
        </w:rPr>
        <w:t>d</w:t>
      </w:r>
      <w:r w:rsidR="007069AC">
        <w:rPr>
          <w:rFonts w:ascii="Mandai Value Serif" w:hAnsi="Mandai Value Serif"/>
          <w:sz w:val="24"/>
          <w:szCs w:val="24"/>
        </w:rPr>
        <w:t xml:space="preserve"> keepers, assorted browse should be </w:t>
      </w:r>
      <w:r w:rsidR="001413B8">
        <w:rPr>
          <w:rFonts w:ascii="Mandai Value Serif" w:hAnsi="Mandai Value Serif"/>
          <w:sz w:val="24"/>
          <w:szCs w:val="24"/>
        </w:rPr>
        <w:t>offered</w:t>
      </w:r>
      <w:r w:rsidR="00077011">
        <w:rPr>
          <w:rFonts w:ascii="Mandai Value Serif" w:hAnsi="Mandai Value Serif"/>
          <w:sz w:val="24"/>
          <w:szCs w:val="24"/>
        </w:rPr>
        <w:t xml:space="preserve"> together with the preferred browse</w:t>
      </w:r>
      <w:r w:rsidR="001413B8">
        <w:rPr>
          <w:rFonts w:ascii="Mandai Value Serif" w:hAnsi="Mandai Value Serif"/>
          <w:sz w:val="24"/>
          <w:szCs w:val="24"/>
        </w:rPr>
        <w:t xml:space="preserve">, </w:t>
      </w:r>
      <w:r w:rsidR="001413B8" w:rsidRPr="00CD692D">
        <w:rPr>
          <w:rFonts w:ascii="Mandai Value Serif" w:hAnsi="Mandai Value Serif"/>
          <w:i/>
          <w:iCs/>
          <w:sz w:val="24"/>
          <w:szCs w:val="24"/>
        </w:rPr>
        <w:t>Ficus maclellandii</w:t>
      </w:r>
      <w:r w:rsidR="001413B8">
        <w:rPr>
          <w:rFonts w:ascii="Mandai Value Serif" w:hAnsi="Mandai Value Serif"/>
          <w:i/>
          <w:iCs/>
          <w:sz w:val="24"/>
          <w:szCs w:val="24"/>
        </w:rPr>
        <w:t xml:space="preserve">, </w:t>
      </w:r>
      <w:r w:rsidR="00077011">
        <w:rPr>
          <w:rFonts w:ascii="Mandai Value Serif" w:hAnsi="Mandai Value Serif"/>
          <w:sz w:val="24"/>
          <w:szCs w:val="24"/>
        </w:rPr>
        <w:t xml:space="preserve">to not compromise giraffe welfare. If the </w:t>
      </w:r>
      <w:r w:rsidR="00403C6C">
        <w:rPr>
          <w:rFonts w:ascii="Mandai Value Serif" w:hAnsi="Mandai Value Serif"/>
          <w:sz w:val="24"/>
          <w:szCs w:val="24"/>
        </w:rPr>
        <w:t xml:space="preserve">assorted </w:t>
      </w:r>
      <w:r w:rsidR="00077011">
        <w:rPr>
          <w:rFonts w:ascii="Mandai Value Serif" w:hAnsi="Mandai Value Serif"/>
          <w:sz w:val="24"/>
          <w:szCs w:val="24"/>
        </w:rPr>
        <w:t>browse were not given together</w:t>
      </w:r>
      <w:r w:rsidR="00403C6C">
        <w:rPr>
          <w:rFonts w:ascii="Mandai Value Serif" w:hAnsi="Mandai Value Serif"/>
          <w:sz w:val="24"/>
          <w:szCs w:val="24"/>
        </w:rPr>
        <w:t xml:space="preserve"> with the giraffe preferred browse, the giraffes will not consume the assorted browse but instead feed on the plants surrounding the exhibit. </w:t>
      </w:r>
    </w:p>
    <w:p w14:paraId="500C5210" w14:textId="77777777" w:rsidR="00684BB8" w:rsidRDefault="00125F4D" w:rsidP="00684BB8">
      <w:pPr>
        <w:jc w:val="both"/>
        <w:rPr>
          <w:rFonts w:ascii="Mandai Value Serif" w:hAnsi="Mandai Value Serif"/>
          <w:sz w:val="24"/>
          <w:szCs w:val="24"/>
        </w:rPr>
      </w:pPr>
      <w:r>
        <w:rPr>
          <w:rFonts w:ascii="Mandai Value Serif" w:hAnsi="Mandai Value Serif"/>
          <w:sz w:val="24"/>
          <w:szCs w:val="24"/>
        </w:rPr>
        <w:t xml:space="preserve">Faecal scoring is not particularly encouraged and preferred in this study as the diet for the giraffes are not fixed so there </w:t>
      </w:r>
      <w:r w:rsidR="00C83F05">
        <w:rPr>
          <w:rFonts w:ascii="Mandai Value Serif" w:hAnsi="Mandai Value Serif"/>
          <w:sz w:val="24"/>
          <w:szCs w:val="24"/>
        </w:rPr>
        <w:t xml:space="preserve">are </w:t>
      </w:r>
      <w:r w:rsidR="0053026D">
        <w:rPr>
          <w:rFonts w:ascii="Mandai Value Serif" w:hAnsi="Mandai Value Serif"/>
          <w:sz w:val="24"/>
          <w:szCs w:val="24"/>
        </w:rPr>
        <w:t>variables which would need to be taken into account.</w:t>
      </w:r>
    </w:p>
    <w:p w14:paraId="55130477" w14:textId="2778601F" w:rsidR="00372983" w:rsidRPr="00E96216" w:rsidRDefault="00372983" w:rsidP="00684BB8">
      <w:pPr>
        <w:jc w:val="both"/>
        <w:rPr>
          <w:rFonts w:ascii="Mandai Value Serif" w:hAnsi="Mandai Value Serif"/>
          <w:b/>
          <w:bCs/>
          <w:sz w:val="24"/>
          <w:szCs w:val="24"/>
        </w:rPr>
      </w:pPr>
      <w:r w:rsidRPr="00E96216">
        <w:rPr>
          <w:rFonts w:ascii="Mandai Value Serif" w:hAnsi="Mandai Value Serif"/>
          <w:b/>
          <w:bCs/>
          <w:sz w:val="24"/>
          <w:szCs w:val="24"/>
        </w:rPr>
        <w:t xml:space="preserve">References </w:t>
      </w:r>
    </w:p>
    <w:p w14:paraId="2179251D" w14:textId="77777777" w:rsidR="004F7052" w:rsidRPr="004F7052" w:rsidRDefault="004F7052" w:rsidP="000C57A6">
      <w:pPr>
        <w:spacing w:after="0"/>
        <w:jc w:val="both"/>
        <w:rPr>
          <w:rFonts w:ascii="Mandai Value Serif" w:hAnsi="Mandai Value Serif"/>
          <w:i/>
          <w:iCs/>
          <w:sz w:val="24"/>
          <w:szCs w:val="24"/>
        </w:rPr>
      </w:pPr>
      <w:r>
        <w:rPr>
          <w:rFonts w:ascii="Mandai Value Serif" w:hAnsi="Mandai Value Serif"/>
          <w:sz w:val="24"/>
          <w:szCs w:val="24"/>
        </w:rPr>
        <w:t xml:space="preserve">Deacon, F. (2015). </w:t>
      </w:r>
      <w:r w:rsidRPr="004F7052">
        <w:rPr>
          <w:rFonts w:ascii="Mandai Value Serif" w:hAnsi="Mandai Value Serif"/>
          <w:i/>
          <w:iCs/>
          <w:sz w:val="24"/>
          <w:szCs w:val="24"/>
        </w:rPr>
        <w:t>The spatial ecology, habitat preference and diet selection of</w:t>
      </w:r>
    </w:p>
    <w:p w14:paraId="70CC8E54" w14:textId="4131D9E9" w:rsidR="0007378E" w:rsidRDefault="004F7052" w:rsidP="000C57A6">
      <w:pPr>
        <w:spacing w:after="0"/>
        <w:ind w:left="720"/>
        <w:jc w:val="both"/>
        <w:rPr>
          <w:rFonts w:ascii="Mandai Value Serif" w:hAnsi="Mandai Value Serif"/>
          <w:sz w:val="24"/>
          <w:szCs w:val="24"/>
        </w:rPr>
      </w:pPr>
      <w:r w:rsidRPr="004F7052">
        <w:rPr>
          <w:rFonts w:ascii="Mandai Value Serif" w:hAnsi="Mandai Value Serif"/>
          <w:i/>
          <w:iCs/>
          <w:sz w:val="24"/>
          <w:szCs w:val="24"/>
        </w:rPr>
        <w:t>giraffe (Giraffa camelopardalis melopardalis giraffa) in the Kalahari region of South Africa</w:t>
      </w:r>
      <w:r>
        <w:rPr>
          <w:rFonts w:ascii="Mandai Value Serif" w:hAnsi="Mandai Value Serif"/>
          <w:sz w:val="24"/>
          <w:szCs w:val="24"/>
        </w:rPr>
        <w:t>. [University of the Free State Bloemfontein]</w:t>
      </w:r>
      <w:r w:rsidR="005B6808">
        <w:rPr>
          <w:rFonts w:ascii="Mandai Value Serif" w:hAnsi="Mandai Value Serif"/>
          <w:sz w:val="24"/>
          <w:szCs w:val="24"/>
        </w:rPr>
        <w:t xml:space="preserve">. </w:t>
      </w:r>
      <w:r w:rsidR="0007378E" w:rsidRPr="0007378E">
        <w:rPr>
          <w:rFonts w:ascii="Mandai Value Serif" w:hAnsi="Mandai Value Serif"/>
          <w:sz w:val="24"/>
          <w:szCs w:val="24"/>
        </w:rPr>
        <w:t>https://library.giraffeconservation.org/download/the-spatial-ecology-habitat-preference-and-diet-selection-of-giraffe-giraffa-camelopardalis-giraffa-in-the-kalahari-region-of-south-africa/</w:t>
      </w:r>
    </w:p>
    <w:p w14:paraId="45475C70" w14:textId="77777777" w:rsidR="0007378E" w:rsidRDefault="0007378E" w:rsidP="000C57A6">
      <w:pPr>
        <w:spacing w:after="0"/>
        <w:jc w:val="both"/>
        <w:rPr>
          <w:rFonts w:ascii="Mandai Value Serif" w:hAnsi="Mandai Value Serif"/>
          <w:sz w:val="24"/>
          <w:szCs w:val="24"/>
        </w:rPr>
      </w:pPr>
    </w:p>
    <w:p w14:paraId="694710B7" w14:textId="59A53647" w:rsidR="0007378E" w:rsidRDefault="0007378E" w:rsidP="000C57A6">
      <w:pPr>
        <w:spacing w:after="0"/>
        <w:jc w:val="both"/>
        <w:rPr>
          <w:rFonts w:ascii="Mandai Value Serif" w:hAnsi="Mandai Value Serif"/>
          <w:sz w:val="24"/>
          <w:szCs w:val="24"/>
        </w:rPr>
      </w:pPr>
      <w:r>
        <w:rPr>
          <w:rFonts w:ascii="Mandai Value Serif" w:hAnsi="Mandai Value Serif"/>
          <w:sz w:val="24"/>
          <w:szCs w:val="24"/>
        </w:rPr>
        <w:t>M</w:t>
      </w:r>
      <w:r w:rsidRPr="0007378E">
        <w:rPr>
          <w:rFonts w:ascii="Mandai Value Serif" w:hAnsi="Mandai Value Serif"/>
          <w:sz w:val="24"/>
          <w:szCs w:val="24"/>
        </w:rPr>
        <w:t>uller,</w:t>
      </w:r>
      <w:r>
        <w:rPr>
          <w:rFonts w:ascii="Mandai Value Serif" w:hAnsi="Mandai Value Serif"/>
          <w:sz w:val="24"/>
          <w:szCs w:val="24"/>
        </w:rPr>
        <w:t xml:space="preserve"> Z.,</w:t>
      </w:r>
      <w:r w:rsidRPr="0007378E">
        <w:rPr>
          <w:rFonts w:ascii="Mandai Value Serif" w:hAnsi="Mandai Value Serif"/>
          <w:sz w:val="24"/>
          <w:szCs w:val="24"/>
        </w:rPr>
        <w:t xml:space="preserve"> Cantor, M., Cuthill, I. C., &amp; Harris, S. (2018). Giraffe social preferences are </w:t>
      </w:r>
    </w:p>
    <w:p w14:paraId="635B0A15" w14:textId="1FBE797A" w:rsidR="0007378E" w:rsidRPr="004F7052" w:rsidRDefault="0007378E" w:rsidP="000C57A6">
      <w:pPr>
        <w:spacing w:after="0"/>
        <w:ind w:left="720"/>
        <w:jc w:val="both"/>
        <w:rPr>
          <w:rFonts w:ascii="Mandai Value Serif" w:hAnsi="Mandai Value Serif"/>
          <w:sz w:val="24"/>
          <w:szCs w:val="24"/>
        </w:rPr>
      </w:pPr>
      <w:r w:rsidRPr="0007378E">
        <w:rPr>
          <w:rFonts w:ascii="Mandai Value Serif" w:hAnsi="Mandai Value Serif"/>
          <w:sz w:val="24"/>
          <w:szCs w:val="24"/>
        </w:rPr>
        <w:t xml:space="preserve">context dependent. </w:t>
      </w:r>
      <w:r w:rsidRPr="0007378E">
        <w:rPr>
          <w:rFonts w:ascii="Mandai Value Serif" w:hAnsi="Mandai Value Serif"/>
          <w:i/>
          <w:iCs/>
          <w:sz w:val="24"/>
          <w:szCs w:val="24"/>
        </w:rPr>
        <w:t>Animal Behaviour, 146</w:t>
      </w:r>
      <w:r w:rsidRPr="0007378E">
        <w:rPr>
          <w:rFonts w:ascii="Mandai Value Serif" w:hAnsi="Mandai Value Serif"/>
          <w:sz w:val="24"/>
          <w:szCs w:val="24"/>
        </w:rPr>
        <w:t>, 37–49. https://doi.org/10.1016/j.anbehav.2018.10.006</w:t>
      </w:r>
      <w:r w:rsidR="004F7052">
        <w:rPr>
          <w:rFonts w:ascii="Mandai Value Serif" w:hAnsi="Mandai Value Serif"/>
          <w:sz w:val="24"/>
          <w:szCs w:val="24"/>
        </w:rPr>
        <w:t xml:space="preserve">  </w:t>
      </w:r>
    </w:p>
    <w:p w14:paraId="473B9163" w14:textId="7FADCE79" w:rsidR="004F7052" w:rsidRDefault="004F7052" w:rsidP="000C57A6">
      <w:pPr>
        <w:spacing w:after="0"/>
        <w:jc w:val="both"/>
        <w:rPr>
          <w:rFonts w:ascii="Mandai Value Serif" w:hAnsi="Mandai Value Serif"/>
          <w:sz w:val="24"/>
          <w:szCs w:val="24"/>
        </w:rPr>
      </w:pPr>
    </w:p>
    <w:p w14:paraId="3942ABA8" w14:textId="5904428E" w:rsidR="00E75277" w:rsidRDefault="00A369AF" w:rsidP="000C57A6">
      <w:pPr>
        <w:spacing w:after="0"/>
        <w:jc w:val="both"/>
        <w:rPr>
          <w:rFonts w:ascii="Mandai Value Serif" w:hAnsi="Mandai Value Serif"/>
          <w:sz w:val="24"/>
          <w:szCs w:val="24"/>
        </w:rPr>
      </w:pPr>
      <w:r w:rsidRPr="00A369AF">
        <w:rPr>
          <w:rFonts w:ascii="Mandai Value Serif" w:hAnsi="Mandai Value Serif"/>
          <w:sz w:val="24"/>
          <w:szCs w:val="24"/>
        </w:rPr>
        <w:t>S</w:t>
      </w:r>
      <w:r w:rsidRPr="00A369AF">
        <w:rPr>
          <w:rFonts w:ascii="Mandai Value Serif" w:hAnsi="Mandai Value Serif" w:hint="eastAsia"/>
          <w:sz w:val="24"/>
          <w:szCs w:val="24"/>
        </w:rPr>
        <w:t>asson</w:t>
      </w:r>
      <w:r w:rsidRPr="00A369AF">
        <w:rPr>
          <w:rFonts w:ascii="Mandai Value Serif" w:hAnsi="Mandai Value Serif" w:hint="eastAsia"/>
          <w:sz w:val="24"/>
          <w:szCs w:val="24"/>
        </w:rPr>
        <w:t>‐</w:t>
      </w:r>
      <w:r w:rsidRPr="00A369AF">
        <w:rPr>
          <w:rFonts w:ascii="Mandai Value Serif" w:hAnsi="Mandai Value Serif" w:hint="eastAsia"/>
          <w:sz w:val="24"/>
          <w:szCs w:val="24"/>
        </w:rPr>
        <w:t xml:space="preserve">Yenor, </w:t>
      </w:r>
      <w:r w:rsidR="00E75277">
        <w:rPr>
          <w:rFonts w:ascii="Mandai Value Serif" w:hAnsi="Mandai Value Serif"/>
          <w:sz w:val="24"/>
          <w:szCs w:val="24"/>
        </w:rPr>
        <w:t xml:space="preserve">J., </w:t>
      </w:r>
      <w:r w:rsidRPr="00A369AF">
        <w:rPr>
          <w:rFonts w:ascii="Mandai Value Serif" w:hAnsi="Mandai Value Serif" w:hint="eastAsia"/>
          <w:sz w:val="24"/>
          <w:szCs w:val="24"/>
        </w:rPr>
        <w:t xml:space="preserve">&amp; Powell, D. M. (2019). Assessment of contrafreeloading </w:t>
      </w:r>
    </w:p>
    <w:p w14:paraId="71193DBC" w14:textId="1C6A68C9" w:rsidR="00372983" w:rsidRPr="00A369AF" w:rsidRDefault="00A369AF" w:rsidP="000C57A6">
      <w:pPr>
        <w:spacing w:after="0"/>
        <w:ind w:left="720"/>
        <w:jc w:val="both"/>
        <w:rPr>
          <w:rFonts w:ascii="Mandai Value Serif" w:hAnsi="Mandai Value Serif"/>
          <w:sz w:val="24"/>
          <w:szCs w:val="24"/>
        </w:rPr>
      </w:pPr>
      <w:r w:rsidRPr="00A369AF">
        <w:rPr>
          <w:rFonts w:ascii="Mandai Value Serif" w:hAnsi="Mandai Value Serif" w:hint="eastAsia"/>
          <w:sz w:val="24"/>
          <w:szCs w:val="24"/>
        </w:rPr>
        <w:t>preferences in giraffe (</w:t>
      </w:r>
      <w:r w:rsidRPr="00A369AF">
        <w:rPr>
          <w:rFonts w:ascii="Mandai Value Serif" w:hAnsi="Mandai Value Serif" w:hint="eastAsia"/>
          <w:i/>
          <w:iCs/>
          <w:sz w:val="24"/>
          <w:szCs w:val="24"/>
        </w:rPr>
        <w:t>Giraffa camelopardalis</w:t>
      </w:r>
      <w:r w:rsidRPr="00A369AF">
        <w:rPr>
          <w:rFonts w:ascii="Mandai Value Serif" w:hAnsi="Mandai Value Serif" w:hint="eastAsia"/>
          <w:sz w:val="24"/>
          <w:szCs w:val="24"/>
        </w:rPr>
        <w:t xml:space="preserve">). </w:t>
      </w:r>
      <w:r w:rsidRPr="00A369AF">
        <w:rPr>
          <w:rFonts w:ascii="Mandai Value Serif" w:hAnsi="Mandai Value Serif" w:hint="eastAsia"/>
          <w:i/>
          <w:iCs/>
          <w:sz w:val="24"/>
          <w:szCs w:val="24"/>
        </w:rPr>
        <w:t>Zoo Biology, 38</w:t>
      </w:r>
      <w:r w:rsidRPr="00A369AF">
        <w:rPr>
          <w:rFonts w:ascii="Mandai Value Serif" w:hAnsi="Mandai Value Serif" w:hint="eastAsia"/>
          <w:sz w:val="24"/>
          <w:szCs w:val="24"/>
        </w:rPr>
        <w:t>(5), 414</w:t>
      </w:r>
      <w:r w:rsidRPr="00A369AF">
        <w:rPr>
          <w:rFonts w:ascii="Mandai Value Serif" w:hAnsi="Mandai Value Serif" w:hint="eastAsia"/>
          <w:sz w:val="24"/>
          <w:szCs w:val="24"/>
        </w:rPr>
        <w:t>–</w:t>
      </w:r>
      <w:r w:rsidRPr="00A369AF">
        <w:rPr>
          <w:rFonts w:ascii="Mandai Value Serif" w:hAnsi="Mandai Value Serif" w:hint="eastAsia"/>
          <w:sz w:val="24"/>
          <w:szCs w:val="24"/>
        </w:rPr>
        <w:t>423. https://doi.org/10.1002/zoo.21513</w:t>
      </w:r>
    </w:p>
    <w:p w14:paraId="36F9F44B" w14:textId="77777777" w:rsidR="00372983" w:rsidRPr="00A369AF" w:rsidRDefault="00372983" w:rsidP="000C57A6">
      <w:pPr>
        <w:jc w:val="both"/>
        <w:rPr>
          <w:sz w:val="24"/>
          <w:szCs w:val="24"/>
        </w:rPr>
      </w:pPr>
    </w:p>
    <w:p w14:paraId="298953C9" w14:textId="77777777" w:rsidR="004B25C9" w:rsidRDefault="004B25C9" w:rsidP="000C57A6">
      <w:pPr>
        <w:jc w:val="both"/>
      </w:pPr>
    </w:p>
    <w:sectPr w:rsidR="004B25C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jun Wang" w:date="2022-04-20T08:46:00Z" w:initials="DW">
    <w:p w14:paraId="3FFF9E5B" w14:textId="77777777" w:rsidR="0018145B" w:rsidRDefault="0018145B" w:rsidP="008E76E3">
      <w:pPr>
        <w:rPr>
          <w:sz w:val="20"/>
          <w:szCs w:val="20"/>
        </w:rPr>
      </w:pPr>
      <w:r>
        <w:rPr>
          <w:rStyle w:val="CommentReference"/>
        </w:rPr>
        <w:annotationRef/>
      </w:r>
      <w:r>
        <w:rPr>
          <w:lang w:val="en-US"/>
        </w:rPr>
        <w:t>Usually common name then scientific names in brackets after.</w:t>
      </w:r>
    </w:p>
    <w:p w14:paraId="4C6ADEA0" w14:textId="77777777" w:rsidR="0018145B" w:rsidRDefault="0018145B" w:rsidP="008E76E3"/>
    <w:p w14:paraId="3AEB8A99" w14:textId="77777777" w:rsidR="0018145B" w:rsidRDefault="0018145B" w:rsidP="008E76E3">
      <w:pPr>
        <w:pStyle w:val="CommentText"/>
      </w:pPr>
      <w:r>
        <w:rPr>
          <w:lang w:val="en-US"/>
        </w:rPr>
        <w:t>E.g., Banana leaf fig (</w:t>
      </w:r>
      <w:r>
        <w:rPr>
          <w:i/>
          <w:iCs/>
        </w:rPr>
        <w:t>Ficus maclellandii</w:t>
      </w:r>
      <w:r>
        <w:t>)</w:t>
      </w:r>
    </w:p>
  </w:comment>
  <w:comment w:id="30" w:author="Dajun Wang" w:date="2022-04-20T08:49:00Z" w:initials="DW">
    <w:p w14:paraId="38337A45" w14:textId="77777777" w:rsidR="00823AC6" w:rsidRDefault="00823AC6" w:rsidP="00E90534">
      <w:pPr>
        <w:pStyle w:val="CommentText"/>
      </w:pPr>
      <w:r>
        <w:rPr>
          <w:rStyle w:val="CommentReference"/>
        </w:rPr>
        <w:annotationRef/>
      </w:r>
      <w:r>
        <w:rPr>
          <w:lang w:val="en-US"/>
        </w:rPr>
        <w:t>The full name of the pellet; e.g., Mazuri New World Primate Biscuit</w:t>
      </w:r>
    </w:p>
  </w:comment>
  <w:comment w:id="31" w:author="Dajun Wang" w:date="2022-04-20T08:48:00Z" w:initials="DW">
    <w:p w14:paraId="76303CD6" w14:textId="29E66B2F" w:rsidR="00F279DD" w:rsidRDefault="00F279DD" w:rsidP="003A17F2">
      <w:pPr>
        <w:pStyle w:val="CommentText"/>
      </w:pPr>
      <w:r>
        <w:rPr>
          <w:rStyle w:val="CommentReference"/>
        </w:rPr>
        <w:annotationRef/>
      </w:r>
      <w:r>
        <w:rPr>
          <w:lang w:val="en-US"/>
        </w:rPr>
        <w:t>Is there a specific type of hay provided ? E.g., Alfafa etc.</w:t>
      </w:r>
    </w:p>
  </w:comment>
  <w:comment w:id="32" w:author="Dajun Wang" w:date="2022-04-20T08:48:00Z" w:initials="DW">
    <w:p w14:paraId="43031544" w14:textId="339ACA9D" w:rsidR="00F279DD" w:rsidRDefault="00F279DD" w:rsidP="00A7291E">
      <w:pPr>
        <w:pStyle w:val="CommentText"/>
      </w:pPr>
      <w:r>
        <w:rPr>
          <w:rStyle w:val="CommentReference"/>
        </w:rPr>
        <w:annotationRef/>
      </w:r>
      <w:r>
        <w:t>Before or after the browses are offered ?</w:t>
      </w:r>
    </w:p>
  </w:comment>
  <w:comment w:id="34" w:author="Dajun Wang" w:date="2022-04-20T08:51:00Z" w:initials="DW">
    <w:p w14:paraId="38A352AB" w14:textId="77777777" w:rsidR="00EA06EF" w:rsidRDefault="00EA06EF" w:rsidP="00302B15">
      <w:pPr>
        <w:pStyle w:val="CommentText"/>
      </w:pPr>
      <w:r>
        <w:rPr>
          <w:rStyle w:val="CommentReference"/>
        </w:rPr>
        <w:annotationRef/>
      </w:r>
      <w:r>
        <w:rPr>
          <w:lang w:val="en-US"/>
        </w:rPr>
        <w:t>I think its better to standardise when these observations are performed.</w:t>
      </w:r>
    </w:p>
  </w:comment>
  <w:comment w:id="33" w:author="Dajun Wang" w:date="2022-04-20T09:05:00Z" w:initials="DW">
    <w:p w14:paraId="0FA35454" w14:textId="77777777" w:rsidR="00887B87" w:rsidRDefault="00887B87" w:rsidP="00F46C33">
      <w:pPr>
        <w:pStyle w:val="CommentText"/>
      </w:pPr>
      <w:r>
        <w:rPr>
          <w:rStyle w:val="CommentReference"/>
        </w:rPr>
        <w:annotationRef/>
      </w:r>
      <w:r>
        <w:t>How many seconds interval, and I assume its focal instantaenous sampling ?</w:t>
      </w:r>
    </w:p>
  </w:comment>
  <w:comment w:id="43" w:author="Dajun Wang" w:date="2022-04-20T08:52:00Z" w:initials="DW">
    <w:p w14:paraId="014BEA2B" w14:textId="77777777" w:rsidR="00887B87" w:rsidRDefault="00424BBE" w:rsidP="00235C2E">
      <w:pPr>
        <w:pStyle w:val="CommentText"/>
      </w:pPr>
      <w:r>
        <w:rPr>
          <w:rStyle w:val="CommentReference"/>
        </w:rPr>
        <w:annotationRef/>
      </w:r>
      <w:r w:rsidR="00887B87">
        <w:t>Will need to prepare a table for this.</w:t>
      </w:r>
    </w:p>
  </w:comment>
  <w:comment w:id="55" w:author="Dajun Wang" w:date="2022-04-20T08:53:00Z" w:initials="DW">
    <w:p w14:paraId="39879616" w14:textId="58633256" w:rsidR="00C725C1" w:rsidRDefault="00C725C1" w:rsidP="006E38B5">
      <w:pPr>
        <w:pStyle w:val="CommentText"/>
      </w:pPr>
      <w:r>
        <w:rPr>
          <w:rStyle w:val="CommentReference"/>
        </w:rPr>
        <w:annotationRef/>
      </w:r>
      <w:r>
        <w:rPr>
          <w:lang w:val="en-US"/>
        </w:rPr>
        <w:t>Needs clarification</w:t>
      </w:r>
    </w:p>
  </w:comment>
  <w:comment w:id="56" w:author="Dajun Wang" w:date="2022-04-20T09:07:00Z" w:initials="DW">
    <w:p w14:paraId="51AD2EED" w14:textId="77777777" w:rsidR="00F55262" w:rsidRDefault="00F55262" w:rsidP="00DD6E8F">
      <w:pPr>
        <w:pStyle w:val="CommentText"/>
      </w:pPr>
      <w:r>
        <w:rPr>
          <w:rStyle w:val="CommentReference"/>
        </w:rPr>
        <w:annotationRef/>
      </w:r>
      <w:r>
        <w:rPr>
          <w:lang w:val="en-US"/>
        </w:rPr>
        <w:t>I also recommend counting the frequency of bites while approximating the availability of each bundle</w:t>
      </w:r>
    </w:p>
  </w:comment>
  <w:comment w:id="353" w:author="Dajun Wang" w:date="2022-04-20T08:54:00Z" w:initials="DW">
    <w:p w14:paraId="425F2110" w14:textId="7BEE2937" w:rsidR="00C725C1" w:rsidRDefault="00C725C1" w:rsidP="00853FB4">
      <w:pPr>
        <w:pStyle w:val="CommentText"/>
      </w:pPr>
      <w:r>
        <w:rPr>
          <w:rStyle w:val="CommentReference"/>
        </w:rPr>
        <w:annotationRef/>
      </w:r>
      <w:r>
        <w:rPr>
          <w:lang w:val="en-US"/>
        </w:rPr>
        <w:t>Ask for availability in May for R Bootcamp</w:t>
      </w:r>
    </w:p>
  </w:comment>
  <w:comment w:id="354" w:author="Dajun Wang" w:date="2022-04-20T09:01:00Z" w:initials="DW">
    <w:p w14:paraId="5479C3EB" w14:textId="77777777" w:rsidR="00F15002" w:rsidRDefault="00F15002" w:rsidP="00177003">
      <w:pPr>
        <w:pStyle w:val="CommentText"/>
      </w:pPr>
      <w:r>
        <w:rPr>
          <w:rStyle w:val="CommentReference"/>
        </w:rPr>
        <w:annotationRef/>
      </w:r>
      <w:r>
        <w:rPr>
          <w:lang w:val="en-US"/>
        </w:rPr>
        <w:t>Maybe PCA analysis instead</w:t>
      </w:r>
    </w:p>
  </w:comment>
  <w:comment w:id="359" w:author="Dajun Wang" w:date="2022-04-20T09:03:00Z" w:initials="DW">
    <w:p w14:paraId="27455B72" w14:textId="77777777" w:rsidR="00DD32CC" w:rsidRDefault="007E7027">
      <w:pPr>
        <w:pStyle w:val="CommentText"/>
      </w:pPr>
      <w:r>
        <w:rPr>
          <w:rStyle w:val="CommentReference"/>
        </w:rPr>
        <w:annotationRef/>
      </w:r>
      <w:r w:rsidR="00DD32CC">
        <w:t>This approach only allows one to examine the comparison between Ficus and one species of "assorted" browse. It does not allow for the comparison between "assorted" browses.</w:t>
      </w:r>
    </w:p>
    <w:p w14:paraId="2AD1F543" w14:textId="77777777" w:rsidR="00DD32CC" w:rsidRDefault="00DD32CC">
      <w:pPr>
        <w:pStyle w:val="CommentText"/>
      </w:pPr>
    </w:p>
    <w:p w14:paraId="53BAE4CE" w14:textId="77777777" w:rsidR="00DD32CC" w:rsidRDefault="00DD32CC" w:rsidP="006D03EE">
      <w:pPr>
        <w:pStyle w:val="CommentText"/>
      </w:pPr>
      <w:r>
        <w:t>In short, we will only be able to differentiate how well Ficus ranks, as a whole, to the full range of "assorted" browse, and not the order of preferences across the full range of browse (Ficus included) available / provided.</w:t>
      </w:r>
    </w:p>
  </w:comment>
  <w:comment w:id="360" w:author="Dajun Wang" w:date="2022-04-20T09:05:00Z" w:initials="DW">
    <w:p w14:paraId="567185A2" w14:textId="77777777" w:rsidR="00F404CC" w:rsidRDefault="00F404CC" w:rsidP="007C4393">
      <w:pPr>
        <w:pStyle w:val="CommentText"/>
      </w:pPr>
      <w:r>
        <w:rPr>
          <w:rStyle w:val="CommentReference"/>
        </w:rPr>
        <w:annotationRef/>
      </w:r>
      <w:r>
        <w:rPr>
          <w:lang w:val="en-US"/>
        </w:rPr>
        <w:t>I suggest Ficus versus Browse A versus Browse B whereby Browse A and B rotates on a pair-wise sequence through the "assorted" browse list.</w:t>
      </w:r>
    </w:p>
  </w:comment>
  <w:comment w:id="362" w:author="Dajun Wang" w:date="2022-04-20T09:41:00Z" w:initials="DW">
    <w:p w14:paraId="7095A98A" w14:textId="77777777" w:rsidR="00AB3519" w:rsidRDefault="00AB3519" w:rsidP="008F5458">
      <w:pPr>
        <w:pStyle w:val="CommentText"/>
      </w:pPr>
      <w:r>
        <w:rPr>
          <w:rStyle w:val="CommentReference"/>
        </w:rPr>
        <w:annotationRef/>
      </w:r>
      <w:r>
        <w:rPr>
          <w:lang w:val="en-US"/>
        </w:rPr>
        <w:t>Might be a good idea to randomise the Areas used for hanging up either Ficus or assorted browse</w:t>
      </w:r>
    </w:p>
  </w:comment>
  <w:comment w:id="363" w:author="Dajun Wang" w:date="2022-04-20T09:17:00Z" w:initials="DW">
    <w:p w14:paraId="4E2F6F75" w14:textId="38960759" w:rsidR="00495B96" w:rsidRDefault="00495B96" w:rsidP="00884346">
      <w:pPr>
        <w:rPr>
          <w:sz w:val="20"/>
          <w:szCs w:val="20"/>
        </w:rPr>
      </w:pPr>
      <w:r>
        <w:rPr>
          <w:rStyle w:val="CommentReference"/>
        </w:rPr>
        <w:annotationRef/>
      </w:r>
      <w:r>
        <w:rPr>
          <w:lang w:val="en-US"/>
        </w:rPr>
        <w:t>Total time spent observing = 10 min * 5 = 50 min</w:t>
      </w:r>
    </w:p>
    <w:p w14:paraId="0CD3B100" w14:textId="77777777" w:rsidR="00495B96" w:rsidRDefault="00495B96" w:rsidP="00884346"/>
    <w:p w14:paraId="303A0A25" w14:textId="77777777" w:rsidR="00495B96" w:rsidRDefault="00495B96" w:rsidP="00884346">
      <w:pPr>
        <w:pStyle w:val="CommentText"/>
      </w:pPr>
      <w:r>
        <w:rPr>
          <w:lang w:val="en-US"/>
        </w:rPr>
        <w:t>Start: 830 am, End: 930am (approx)</w:t>
      </w:r>
    </w:p>
  </w:comment>
  <w:comment w:id="366" w:author="Dajun Wang" w:date="2022-04-20T09:39:00Z" w:initials="DW">
    <w:p w14:paraId="30CE907E" w14:textId="77777777" w:rsidR="0085646B" w:rsidRDefault="0085646B" w:rsidP="0010555F">
      <w:pPr>
        <w:pStyle w:val="CommentText"/>
      </w:pPr>
      <w:r>
        <w:rPr>
          <w:rStyle w:val="CommentReference"/>
        </w:rPr>
        <w:annotationRef/>
      </w:r>
      <w:r>
        <w:rPr>
          <w:lang w:val="en-US"/>
        </w:rPr>
        <w:t>Why are the spacing between timings specified this way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EB8A99" w15:done="0"/>
  <w15:commentEx w15:paraId="38337A45" w15:done="0"/>
  <w15:commentEx w15:paraId="76303CD6" w15:done="0"/>
  <w15:commentEx w15:paraId="43031544" w15:done="0"/>
  <w15:commentEx w15:paraId="38A352AB" w15:done="0"/>
  <w15:commentEx w15:paraId="0FA35454" w15:done="0"/>
  <w15:commentEx w15:paraId="014BEA2B" w15:done="0"/>
  <w15:commentEx w15:paraId="39879616" w15:done="0"/>
  <w15:commentEx w15:paraId="51AD2EED" w15:paraIdParent="39879616" w15:done="0"/>
  <w15:commentEx w15:paraId="425F2110" w15:done="0"/>
  <w15:commentEx w15:paraId="5479C3EB" w15:done="0"/>
  <w15:commentEx w15:paraId="53BAE4CE" w15:done="0"/>
  <w15:commentEx w15:paraId="567185A2" w15:paraIdParent="53BAE4CE" w15:done="0"/>
  <w15:commentEx w15:paraId="7095A98A" w15:done="0"/>
  <w15:commentEx w15:paraId="303A0A25" w15:done="0"/>
  <w15:commentEx w15:paraId="30CE90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A46DB" w16cex:dateUtc="2022-04-20T00:46:00Z"/>
  <w16cex:commentExtensible w16cex:durableId="260A47AE" w16cex:dateUtc="2022-04-20T00:49:00Z"/>
  <w16cex:commentExtensible w16cex:durableId="260A477A" w16cex:dateUtc="2022-04-20T00:48:00Z"/>
  <w16cex:commentExtensible w16cex:durableId="260A4757" w16cex:dateUtc="2022-04-20T00:48:00Z"/>
  <w16cex:commentExtensible w16cex:durableId="260A4801" w16cex:dateUtc="2022-04-20T00:51:00Z"/>
  <w16cex:commentExtensible w16cex:durableId="260A4B6C" w16cex:dateUtc="2022-04-20T01:05:00Z"/>
  <w16cex:commentExtensible w16cex:durableId="260A4841" w16cex:dateUtc="2022-04-20T00:52:00Z"/>
  <w16cex:commentExtensible w16cex:durableId="260A4872" w16cex:dateUtc="2022-04-20T00:53:00Z"/>
  <w16cex:commentExtensible w16cex:durableId="260A4BBC" w16cex:dateUtc="2022-04-20T01:07:00Z"/>
  <w16cex:commentExtensible w16cex:durableId="260A48B8" w16cex:dateUtc="2022-04-20T00:54:00Z"/>
  <w16cex:commentExtensible w16cex:durableId="260A4A7D" w16cex:dateUtc="2022-04-20T01:01:00Z"/>
  <w16cex:commentExtensible w16cex:durableId="260A4AF9" w16cex:dateUtc="2022-04-20T01:03:00Z"/>
  <w16cex:commentExtensible w16cex:durableId="260A4B43" w16cex:dateUtc="2022-04-20T01:05:00Z"/>
  <w16cex:commentExtensible w16cex:durableId="260A53AC" w16cex:dateUtc="2022-04-20T01:41:00Z"/>
  <w16cex:commentExtensible w16cex:durableId="260A4E15" w16cex:dateUtc="2022-04-20T01:17:00Z"/>
  <w16cex:commentExtensible w16cex:durableId="260A534B" w16cex:dateUtc="2022-04-20T0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EB8A99" w16cid:durableId="260A46DB"/>
  <w16cid:commentId w16cid:paraId="38337A45" w16cid:durableId="260A47AE"/>
  <w16cid:commentId w16cid:paraId="76303CD6" w16cid:durableId="260A477A"/>
  <w16cid:commentId w16cid:paraId="43031544" w16cid:durableId="260A4757"/>
  <w16cid:commentId w16cid:paraId="38A352AB" w16cid:durableId="260A4801"/>
  <w16cid:commentId w16cid:paraId="0FA35454" w16cid:durableId="260A4B6C"/>
  <w16cid:commentId w16cid:paraId="014BEA2B" w16cid:durableId="260A4841"/>
  <w16cid:commentId w16cid:paraId="39879616" w16cid:durableId="260A4872"/>
  <w16cid:commentId w16cid:paraId="51AD2EED" w16cid:durableId="260A4BBC"/>
  <w16cid:commentId w16cid:paraId="425F2110" w16cid:durableId="260A48B8"/>
  <w16cid:commentId w16cid:paraId="5479C3EB" w16cid:durableId="260A4A7D"/>
  <w16cid:commentId w16cid:paraId="53BAE4CE" w16cid:durableId="260A4AF9"/>
  <w16cid:commentId w16cid:paraId="567185A2" w16cid:durableId="260A4B43"/>
  <w16cid:commentId w16cid:paraId="7095A98A" w16cid:durableId="260A53AC"/>
  <w16cid:commentId w16cid:paraId="303A0A25" w16cid:durableId="260A4E15"/>
  <w16cid:commentId w16cid:paraId="30CE907E" w16cid:durableId="260A534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ndai Value Serif">
    <w:altName w:val="Calibri"/>
    <w:charset w:val="00"/>
    <w:family w:val="auto"/>
    <w:pitch w:val="variable"/>
    <w:sig w:usb0="00000007" w:usb1="00000001"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C529C"/>
    <w:multiLevelType w:val="hybridMultilevel"/>
    <w:tmpl w:val="E0303314"/>
    <w:lvl w:ilvl="0" w:tplc="CDB4F202">
      <w:start w:val="9"/>
      <w:numFmt w:val="bullet"/>
      <w:lvlText w:val="-"/>
      <w:lvlJc w:val="left"/>
      <w:pPr>
        <w:ind w:left="720" w:hanging="360"/>
      </w:pPr>
      <w:rPr>
        <w:rFonts w:ascii="Mandai Value Serif" w:eastAsiaTheme="minorEastAsia" w:hAnsi="Mandai Value Serif"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450256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jun Wang">
    <w15:presenceInfo w15:providerId="None" w15:userId="Dajun 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5C9"/>
    <w:rsid w:val="00025547"/>
    <w:rsid w:val="0007378E"/>
    <w:rsid w:val="00077011"/>
    <w:rsid w:val="00095963"/>
    <w:rsid w:val="00095E63"/>
    <w:rsid w:val="000C57A6"/>
    <w:rsid w:val="001049D7"/>
    <w:rsid w:val="00110C48"/>
    <w:rsid w:val="00125F4D"/>
    <w:rsid w:val="001334FB"/>
    <w:rsid w:val="00141239"/>
    <w:rsid w:val="001413B8"/>
    <w:rsid w:val="001559C4"/>
    <w:rsid w:val="00162978"/>
    <w:rsid w:val="0018145B"/>
    <w:rsid w:val="001B6456"/>
    <w:rsid w:val="001B7D04"/>
    <w:rsid w:val="001C0A6A"/>
    <w:rsid w:val="00204451"/>
    <w:rsid w:val="00227CBA"/>
    <w:rsid w:val="0023081F"/>
    <w:rsid w:val="002B359D"/>
    <w:rsid w:val="002B5938"/>
    <w:rsid w:val="002E3ED7"/>
    <w:rsid w:val="00313EA1"/>
    <w:rsid w:val="00372983"/>
    <w:rsid w:val="00386BC8"/>
    <w:rsid w:val="003B73F7"/>
    <w:rsid w:val="003E0FB3"/>
    <w:rsid w:val="00403C6C"/>
    <w:rsid w:val="00404A3F"/>
    <w:rsid w:val="00424BBE"/>
    <w:rsid w:val="004526BD"/>
    <w:rsid w:val="0046539E"/>
    <w:rsid w:val="00482392"/>
    <w:rsid w:val="00492F8A"/>
    <w:rsid w:val="00495B96"/>
    <w:rsid w:val="004B25C9"/>
    <w:rsid w:val="004C2394"/>
    <w:rsid w:val="004D3DD8"/>
    <w:rsid w:val="004D7359"/>
    <w:rsid w:val="004F7052"/>
    <w:rsid w:val="005020B2"/>
    <w:rsid w:val="00527833"/>
    <w:rsid w:val="0053026D"/>
    <w:rsid w:val="005522CA"/>
    <w:rsid w:val="00580950"/>
    <w:rsid w:val="005B1155"/>
    <w:rsid w:val="005B458E"/>
    <w:rsid w:val="005B6808"/>
    <w:rsid w:val="005C3D7C"/>
    <w:rsid w:val="005C7B2A"/>
    <w:rsid w:val="005E43F0"/>
    <w:rsid w:val="006129E2"/>
    <w:rsid w:val="00615CD3"/>
    <w:rsid w:val="006212A4"/>
    <w:rsid w:val="00626EB3"/>
    <w:rsid w:val="006668BC"/>
    <w:rsid w:val="00684BB8"/>
    <w:rsid w:val="006A3680"/>
    <w:rsid w:val="006B1A57"/>
    <w:rsid w:val="006E08BA"/>
    <w:rsid w:val="007069AC"/>
    <w:rsid w:val="00741D83"/>
    <w:rsid w:val="00744F85"/>
    <w:rsid w:val="0075120B"/>
    <w:rsid w:val="00785F14"/>
    <w:rsid w:val="007A3D9C"/>
    <w:rsid w:val="007B2C35"/>
    <w:rsid w:val="007E7027"/>
    <w:rsid w:val="00823AC6"/>
    <w:rsid w:val="00855D4A"/>
    <w:rsid w:val="0085646B"/>
    <w:rsid w:val="00866C10"/>
    <w:rsid w:val="00887B87"/>
    <w:rsid w:val="008978D4"/>
    <w:rsid w:val="008A2858"/>
    <w:rsid w:val="008B521E"/>
    <w:rsid w:val="00915002"/>
    <w:rsid w:val="00924427"/>
    <w:rsid w:val="009964FE"/>
    <w:rsid w:val="009B3874"/>
    <w:rsid w:val="009C62E1"/>
    <w:rsid w:val="00A13EC5"/>
    <w:rsid w:val="00A24219"/>
    <w:rsid w:val="00A369AF"/>
    <w:rsid w:val="00A47437"/>
    <w:rsid w:val="00A51288"/>
    <w:rsid w:val="00A527ED"/>
    <w:rsid w:val="00AA1552"/>
    <w:rsid w:val="00AB1E2A"/>
    <w:rsid w:val="00AB3519"/>
    <w:rsid w:val="00AE3E11"/>
    <w:rsid w:val="00AE6F06"/>
    <w:rsid w:val="00B221CA"/>
    <w:rsid w:val="00B31824"/>
    <w:rsid w:val="00B57085"/>
    <w:rsid w:val="00B96183"/>
    <w:rsid w:val="00BB65BC"/>
    <w:rsid w:val="00BC7923"/>
    <w:rsid w:val="00BF3D0B"/>
    <w:rsid w:val="00C06094"/>
    <w:rsid w:val="00C26408"/>
    <w:rsid w:val="00C33430"/>
    <w:rsid w:val="00C34956"/>
    <w:rsid w:val="00C55904"/>
    <w:rsid w:val="00C67E9C"/>
    <w:rsid w:val="00C725C1"/>
    <w:rsid w:val="00C73DE0"/>
    <w:rsid w:val="00C80A61"/>
    <w:rsid w:val="00C83F05"/>
    <w:rsid w:val="00C95C4A"/>
    <w:rsid w:val="00CB4867"/>
    <w:rsid w:val="00CD692D"/>
    <w:rsid w:val="00CE7E73"/>
    <w:rsid w:val="00CF51A5"/>
    <w:rsid w:val="00D02475"/>
    <w:rsid w:val="00D74CF4"/>
    <w:rsid w:val="00DC4752"/>
    <w:rsid w:val="00DD2BFA"/>
    <w:rsid w:val="00DD32CC"/>
    <w:rsid w:val="00DE1964"/>
    <w:rsid w:val="00E75277"/>
    <w:rsid w:val="00EA030B"/>
    <w:rsid w:val="00EA06EF"/>
    <w:rsid w:val="00EA3C8E"/>
    <w:rsid w:val="00EB3A3B"/>
    <w:rsid w:val="00F15002"/>
    <w:rsid w:val="00F279DD"/>
    <w:rsid w:val="00F30EE0"/>
    <w:rsid w:val="00F404CC"/>
    <w:rsid w:val="00F5260C"/>
    <w:rsid w:val="00F55262"/>
    <w:rsid w:val="00FC6279"/>
    <w:rsid w:val="00FD1CBD"/>
    <w:rsid w:val="00FE1CA8"/>
    <w:rsid w:val="00FE715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AB999"/>
  <w15:chartTrackingRefBased/>
  <w15:docId w15:val="{70B2C375-7997-46AC-871B-CA2241A71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9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95E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EA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13E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EA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7298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369AF"/>
    <w:rPr>
      <w:color w:val="0563C1" w:themeColor="hyperlink"/>
      <w:u w:val="single"/>
    </w:rPr>
  </w:style>
  <w:style w:type="character" w:styleId="UnresolvedMention">
    <w:name w:val="Unresolved Mention"/>
    <w:basedOn w:val="DefaultParagraphFont"/>
    <w:uiPriority w:val="99"/>
    <w:semiHidden/>
    <w:unhideWhenUsed/>
    <w:rsid w:val="00A369AF"/>
    <w:rPr>
      <w:color w:val="605E5C"/>
      <w:shd w:val="clear" w:color="auto" w:fill="E1DFDD"/>
    </w:rPr>
  </w:style>
  <w:style w:type="character" w:customStyle="1" w:styleId="Heading3Char">
    <w:name w:val="Heading 3 Char"/>
    <w:basedOn w:val="DefaultParagraphFont"/>
    <w:link w:val="Heading3"/>
    <w:uiPriority w:val="9"/>
    <w:semiHidden/>
    <w:rsid w:val="00095E63"/>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18145B"/>
    <w:rPr>
      <w:sz w:val="16"/>
      <w:szCs w:val="16"/>
    </w:rPr>
  </w:style>
  <w:style w:type="paragraph" w:styleId="CommentText">
    <w:name w:val="annotation text"/>
    <w:basedOn w:val="Normal"/>
    <w:link w:val="CommentTextChar"/>
    <w:uiPriority w:val="99"/>
    <w:unhideWhenUsed/>
    <w:rsid w:val="0018145B"/>
    <w:pPr>
      <w:spacing w:line="240" w:lineRule="auto"/>
    </w:pPr>
    <w:rPr>
      <w:sz w:val="20"/>
      <w:szCs w:val="20"/>
    </w:rPr>
  </w:style>
  <w:style w:type="character" w:customStyle="1" w:styleId="CommentTextChar">
    <w:name w:val="Comment Text Char"/>
    <w:basedOn w:val="DefaultParagraphFont"/>
    <w:link w:val="CommentText"/>
    <w:uiPriority w:val="99"/>
    <w:rsid w:val="0018145B"/>
    <w:rPr>
      <w:sz w:val="20"/>
      <w:szCs w:val="20"/>
    </w:rPr>
  </w:style>
  <w:style w:type="paragraph" w:styleId="CommentSubject">
    <w:name w:val="annotation subject"/>
    <w:basedOn w:val="CommentText"/>
    <w:next w:val="CommentText"/>
    <w:link w:val="CommentSubjectChar"/>
    <w:uiPriority w:val="99"/>
    <w:semiHidden/>
    <w:unhideWhenUsed/>
    <w:rsid w:val="0018145B"/>
    <w:rPr>
      <w:b/>
      <w:bCs/>
    </w:rPr>
  </w:style>
  <w:style w:type="character" w:customStyle="1" w:styleId="CommentSubjectChar">
    <w:name w:val="Comment Subject Char"/>
    <w:basedOn w:val="CommentTextChar"/>
    <w:link w:val="CommentSubject"/>
    <w:uiPriority w:val="99"/>
    <w:semiHidden/>
    <w:rsid w:val="0018145B"/>
    <w:rPr>
      <w:b/>
      <w:bCs/>
      <w:sz w:val="20"/>
      <w:szCs w:val="20"/>
    </w:rPr>
  </w:style>
  <w:style w:type="table" w:styleId="TableGrid">
    <w:name w:val="Table Grid"/>
    <w:basedOn w:val="TableNormal"/>
    <w:uiPriority w:val="39"/>
    <w:rsid w:val="00C33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2858"/>
    <w:pPr>
      <w:ind w:left="720"/>
      <w:contextualSpacing/>
    </w:pPr>
  </w:style>
  <w:style w:type="paragraph" w:styleId="Revision">
    <w:name w:val="Revision"/>
    <w:hidden/>
    <w:uiPriority w:val="99"/>
    <w:semiHidden/>
    <w:rsid w:val="00B221C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27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1F404-2FAF-4967-B96A-8AE35DEBF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5</Pages>
  <Words>1331</Words>
  <Characters>7589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 Yu</dc:creator>
  <cp:keywords/>
  <dc:description/>
  <cp:lastModifiedBy>Dajun Wang</cp:lastModifiedBy>
  <cp:revision>53</cp:revision>
  <dcterms:created xsi:type="dcterms:W3CDTF">2022-04-20T00:43:00Z</dcterms:created>
  <dcterms:modified xsi:type="dcterms:W3CDTF">2022-05-01T23:50:00Z</dcterms:modified>
</cp:coreProperties>
</file>